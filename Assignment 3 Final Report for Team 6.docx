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E0E" w:rsidRPr="008E00CD" w:rsidRDefault="008E00CD">
      <w:pPr>
        <w:rPr>
          <w:rFonts w:asciiTheme="minorHAnsi" w:eastAsia="Times New Roman" w:hAnsiTheme="minorHAnsi" w:cs="Times New Roman"/>
          <w:b/>
          <w:sz w:val="24"/>
          <w:szCs w:val="24"/>
        </w:rPr>
      </w:pPr>
      <w:r w:rsidRPr="008E00CD">
        <w:rPr>
          <w:rFonts w:asciiTheme="minorHAnsi" w:hAnsiTheme="minorHAnsi"/>
          <w:sz w:val="24"/>
          <w:szCs w:val="24"/>
        </w:rPr>
        <w:t xml:space="preserve"> </w:t>
      </w:r>
      <w:r w:rsidRPr="008E00CD">
        <w:rPr>
          <w:rFonts w:asciiTheme="minorHAnsi" w:eastAsia="Times New Roman" w:hAnsiTheme="minorHAnsi" w:cs="Times New Roman"/>
          <w:b/>
          <w:sz w:val="24"/>
          <w:szCs w:val="24"/>
        </w:rPr>
        <w:t>Uncovering Sentiments using EDGAR Datasets</w:t>
      </w:r>
    </w:p>
    <w:p w:rsidR="00237E0E" w:rsidRPr="008E00CD" w:rsidRDefault="008E00CD">
      <w:pPr>
        <w:pStyle w:val="Heading1"/>
        <w:keepNext w:val="0"/>
        <w:keepLines w:val="0"/>
        <w:spacing w:before="480"/>
        <w:rPr>
          <w:rFonts w:asciiTheme="minorHAnsi" w:eastAsia="Times New Roman" w:hAnsiTheme="minorHAnsi" w:cs="Times New Roman"/>
          <w:b/>
          <w:sz w:val="24"/>
          <w:szCs w:val="24"/>
        </w:rPr>
      </w:pPr>
      <w:bookmarkStart w:id="0" w:name="_j531wx9i91ep" w:colFirst="0" w:colLast="0"/>
      <w:bookmarkEnd w:id="0"/>
      <w:r w:rsidRPr="008E00CD">
        <w:rPr>
          <w:rFonts w:asciiTheme="minorHAnsi" w:eastAsia="Times New Roman" w:hAnsiTheme="minorHAnsi" w:cs="Times New Roman"/>
          <w:b/>
          <w:sz w:val="24"/>
          <w:szCs w:val="24"/>
        </w:rPr>
        <w:t>Group 6</w:t>
      </w:r>
    </w:p>
    <w:p w:rsidR="00237E0E" w:rsidRPr="008E00CD" w:rsidRDefault="008E00CD">
      <w:pPr>
        <w:pStyle w:val="Heading2"/>
        <w:keepNext w:val="0"/>
        <w:keepLines w:val="0"/>
        <w:spacing w:after="80"/>
        <w:rPr>
          <w:rFonts w:asciiTheme="minorHAnsi" w:eastAsia="Times New Roman" w:hAnsiTheme="minorHAnsi" w:cs="Times New Roman"/>
          <w:b/>
          <w:sz w:val="24"/>
          <w:szCs w:val="24"/>
        </w:rPr>
      </w:pPr>
      <w:bookmarkStart w:id="1" w:name="_f2cb3lijjb96" w:colFirst="0" w:colLast="0"/>
      <w:bookmarkEnd w:id="1"/>
      <w:r w:rsidRPr="008E00CD">
        <w:rPr>
          <w:rFonts w:asciiTheme="minorHAnsi" w:eastAsia="Times New Roman" w:hAnsiTheme="minorHAnsi" w:cs="Times New Roman"/>
          <w:b/>
          <w:sz w:val="24"/>
          <w:szCs w:val="24"/>
        </w:rPr>
        <w:t>Data source:</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 xml:space="preserve">Call transcript (Q4 2018 for the following stocks Google(1), Amazon(2), Facebook(3), Netflix(4), Microsoft(5), Tesla(6), Walmart(7), Kroger(8), Goldman </w:t>
      </w:r>
      <w:proofErr w:type="spellStart"/>
      <w:r w:rsidRPr="008E00CD">
        <w:rPr>
          <w:rFonts w:asciiTheme="minorHAnsi" w:eastAsia="Times New Roman" w:hAnsiTheme="minorHAnsi" w:cs="Times New Roman"/>
          <w:sz w:val="24"/>
          <w:szCs w:val="24"/>
        </w:rPr>
        <w:t>sachs</w:t>
      </w:r>
      <w:proofErr w:type="spellEnd"/>
      <w:r w:rsidRPr="008E00CD">
        <w:rPr>
          <w:rFonts w:asciiTheme="minorHAnsi" w:eastAsia="Times New Roman" w:hAnsiTheme="minorHAnsi" w:cs="Times New Roman"/>
          <w:sz w:val="24"/>
          <w:szCs w:val="24"/>
        </w:rPr>
        <w:t>(9), NVIDIA(10)).</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 xml:space="preserve"> </w:t>
      </w:r>
    </w:p>
    <w:p w:rsidR="00237E0E" w:rsidRPr="008E00CD" w:rsidRDefault="008E00CD">
      <w:pPr>
        <w:rPr>
          <w:rFonts w:asciiTheme="minorHAnsi" w:eastAsia="Times New Roman" w:hAnsiTheme="minorHAnsi" w:cs="Times New Roman"/>
          <w:b/>
          <w:sz w:val="24"/>
          <w:szCs w:val="24"/>
        </w:rPr>
      </w:pPr>
      <w:r w:rsidRPr="008E00CD">
        <w:rPr>
          <w:rFonts w:asciiTheme="minorHAnsi" w:eastAsia="Times New Roman" w:hAnsiTheme="minorHAnsi" w:cs="Times New Roman"/>
          <w:b/>
          <w:sz w:val="24"/>
          <w:szCs w:val="24"/>
        </w:rPr>
        <w:t>Manual Labeling data</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 xml:space="preserve">How we define </w:t>
      </w:r>
      <w:proofErr w:type="gramStart"/>
      <w:r w:rsidRPr="008E00CD">
        <w:rPr>
          <w:rFonts w:asciiTheme="minorHAnsi" w:eastAsia="Times New Roman" w:hAnsiTheme="minorHAnsi" w:cs="Times New Roman"/>
          <w:sz w:val="24"/>
          <w:szCs w:val="24"/>
        </w:rPr>
        <w:t>sentiments(</w:t>
      </w:r>
      <w:proofErr w:type="gramEnd"/>
      <w:r w:rsidRPr="008E00CD">
        <w:rPr>
          <w:rFonts w:asciiTheme="minorHAnsi" w:eastAsia="Times New Roman" w:hAnsiTheme="minorHAnsi" w:cs="Times New Roman"/>
          <w:sz w:val="24"/>
          <w:szCs w:val="24"/>
        </w:rPr>
        <w:t>positive/negative/neutral):</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Positive: if one paragraph talks something good to/about the company</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Negative: if one paragraph talks something bad to/about the company</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Neutral: neither any of above.</w:t>
      </w:r>
    </w:p>
    <w:p w:rsidR="00237E0E" w:rsidRPr="008E00CD" w:rsidRDefault="008E00CD">
      <w:pPr>
        <w:rPr>
          <w:rFonts w:asciiTheme="minorHAnsi" w:eastAsia="Times New Roman" w:hAnsiTheme="minorHAnsi" w:cs="Times New Roman"/>
          <w:b/>
          <w:sz w:val="24"/>
          <w:szCs w:val="24"/>
        </w:rPr>
      </w:pPr>
      <w:r w:rsidRPr="008E00CD">
        <w:rPr>
          <w:rFonts w:asciiTheme="minorHAnsi" w:eastAsia="Times New Roman" w:hAnsiTheme="minorHAnsi" w:cs="Times New Roman"/>
          <w:b/>
          <w:sz w:val="24"/>
          <w:szCs w:val="24"/>
        </w:rPr>
        <w:t>Data cleaning</w:t>
      </w:r>
    </w:p>
    <w:p w:rsidR="00237E0E" w:rsidRPr="008E00CD" w:rsidRDefault="008E00CD">
      <w:pPr>
        <w:jc w:val="center"/>
        <w:rPr>
          <w:rFonts w:asciiTheme="minorHAnsi" w:eastAsia="Times New Roman" w:hAnsiTheme="minorHAnsi" w:cs="Times New Roman"/>
          <w:b/>
          <w:sz w:val="24"/>
          <w:szCs w:val="24"/>
        </w:rPr>
      </w:pPr>
      <w:r w:rsidRPr="008E00CD">
        <w:rPr>
          <w:rFonts w:asciiTheme="minorHAnsi" w:eastAsia="Times New Roman" w:hAnsiTheme="minorHAnsi" w:cs="Times New Roman"/>
          <w:b/>
          <w:noProof/>
          <w:sz w:val="24"/>
          <w:szCs w:val="24"/>
          <w:lang w:val="en-US"/>
        </w:rPr>
        <w:drawing>
          <wp:inline distT="114300" distB="114300" distL="114300" distR="114300">
            <wp:extent cx="2724150" cy="1895475"/>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
                    <a:srcRect/>
                    <a:stretch>
                      <a:fillRect/>
                    </a:stretch>
                  </pic:blipFill>
                  <pic:spPr>
                    <a:xfrm>
                      <a:off x="0" y="0"/>
                      <a:ext cx="2724150" cy="1895475"/>
                    </a:xfrm>
                    <a:prstGeom prst="rect">
                      <a:avLst/>
                    </a:prstGeom>
                    <a:ln/>
                  </pic:spPr>
                </pic:pic>
              </a:graphicData>
            </a:graphic>
          </wp:inline>
        </w:drawing>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There are lots of mistakes in our dataset, so before we do experiments, we need to clean data first.</w:t>
      </w:r>
    </w:p>
    <w:p w:rsidR="00237E0E" w:rsidRPr="008E00CD" w:rsidRDefault="008E00CD">
      <w:pPr>
        <w:jc w:val="cente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drawing>
          <wp:inline distT="114300" distB="114300" distL="114300" distR="114300">
            <wp:extent cx="3009900" cy="193357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009900" cy="1933575"/>
                    </a:xfrm>
                    <a:prstGeom prst="rect">
                      <a:avLst/>
                    </a:prstGeom>
                    <a:ln/>
                  </pic:spPr>
                </pic:pic>
              </a:graphicData>
            </a:graphic>
          </wp:inline>
        </w:drawing>
      </w:r>
    </w:p>
    <w:p w:rsidR="00237E0E" w:rsidRPr="008E00CD" w:rsidRDefault="008E00CD">
      <w:pPr>
        <w:pStyle w:val="Heading2"/>
        <w:keepNext w:val="0"/>
        <w:keepLines w:val="0"/>
        <w:spacing w:after="80"/>
        <w:rPr>
          <w:rFonts w:asciiTheme="minorHAnsi" w:eastAsia="Times New Roman" w:hAnsiTheme="minorHAnsi" w:cs="Times New Roman"/>
          <w:b/>
          <w:sz w:val="24"/>
          <w:szCs w:val="24"/>
        </w:rPr>
      </w:pPr>
      <w:bookmarkStart w:id="2" w:name="_kc5l6tsar6mp" w:colFirst="0" w:colLast="0"/>
      <w:bookmarkEnd w:id="2"/>
      <w:r w:rsidRPr="008E00CD">
        <w:rPr>
          <w:rFonts w:asciiTheme="minorHAnsi" w:eastAsia="Times New Roman" w:hAnsiTheme="minorHAnsi" w:cs="Times New Roman"/>
          <w:b/>
          <w:sz w:val="24"/>
          <w:szCs w:val="24"/>
        </w:rPr>
        <w:t>Experiments:</w:t>
      </w:r>
    </w:p>
    <w:p w:rsidR="00237E0E" w:rsidRPr="008E00CD" w:rsidRDefault="008E00CD">
      <w:pPr>
        <w:pStyle w:val="Heading3"/>
        <w:keepNext w:val="0"/>
        <w:keepLines w:val="0"/>
        <w:rPr>
          <w:rFonts w:asciiTheme="minorHAnsi" w:hAnsiTheme="minorHAnsi"/>
          <w:color w:val="auto"/>
          <w:sz w:val="24"/>
          <w:szCs w:val="24"/>
        </w:rPr>
      </w:pPr>
      <w:bookmarkStart w:id="3" w:name="_y31iwqgndo5c" w:colFirst="0" w:colLast="0"/>
      <w:bookmarkEnd w:id="3"/>
      <w:r w:rsidRPr="008E00CD">
        <w:rPr>
          <w:rFonts w:asciiTheme="minorHAnsi" w:hAnsiTheme="minorHAnsi"/>
          <w:color w:val="auto"/>
          <w:sz w:val="24"/>
          <w:szCs w:val="24"/>
        </w:rPr>
        <w:t>Experiment 1:</w:t>
      </w:r>
    </w:p>
    <w:p w:rsidR="00237E0E" w:rsidRPr="008E00CD" w:rsidRDefault="008E00CD">
      <w:pPr>
        <w:rPr>
          <w:rFonts w:asciiTheme="minorHAnsi" w:hAnsiTheme="minorHAnsi"/>
          <w:sz w:val="24"/>
          <w:szCs w:val="24"/>
        </w:rPr>
      </w:pPr>
      <w:r w:rsidRPr="008E00CD">
        <w:rPr>
          <w:rFonts w:asciiTheme="minorHAnsi" w:hAnsiTheme="minorHAnsi"/>
          <w:sz w:val="24"/>
          <w:szCs w:val="24"/>
        </w:rPr>
        <w:lastRenderedPageBreak/>
        <w:t xml:space="preserve"> In this part, we </w:t>
      </w:r>
      <w:proofErr w:type="gramStart"/>
      <w:r w:rsidRPr="008E00CD">
        <w:rPr>
          <w:rFonts w:asciiTheme="minorHAnsi" w:hAnsiTheme="minorHAnsi"/>
          <w:sz w:val="24"/>
          <w:szCs w:val="24"/>
        </w:rPr>
        <w:t>used ​NLTK</w:t>
      </w:r>
      <w:proofErr w:type="gramEnd"/>
      <w:r w:rsidRPr="008E00CD">
        <w:rPr>
          <w:rFonts w:asciiTheme="minorHAnsi" w:hAnsiTheme="minorHAnsi"/>
          <w:sz w:val="24"/>
          <w:szCs w:val="24"/>
        </w:rPr>
        <w:t>​ package, and mainly applied English stop words.</w:t>
      </w:r>
    </w:p>
    <w:p w:rsidR="00237E0E" w:rsidRPr="008E00CD" w:rsidRDefault="008E00CD">
      <w:pPr>
        <w:pStyle w:val="Heading4"/>
        <w:rPr>
          <w:rFonts w:asciiTheme="minorHAnsi" w:eastAsia="Georgia" w:hAnsiTheme="minorHAnsi" w:cs="Georgia"/>
          <w:color w:val="auto"/>
          <w:highlight w:val="white"/>
        </w:rPr>
      </w:pPr>
      <w:bookmarkStart w:id="4" w:name="_jb1dh3fzkmct" w:colFirst="0" w:colLast="0"/>
      <w:bookmarkEnd w:id="4"/>
      <w:r w:rsidRPr="008E00CD">
        <w:rPr>
          <w:rFonts w:asciiTheme="minorHAnsi" w:eastAsia="Georgia" w:hAnsiTheme="minorHAnsi" w:cs="Georgia"/>
          <w:color w:val="auto"/>
          <w:highlight w:val="white"/>
        </w:rPr>
        <w:t xml:space="preserve">Bag </w:t>
      </w:r>
      <w:proofErr w:type="gramStart"/>
      <w:r w:rsidRPr="008E00CD">
        <w:rPr>
          <w:rFonts w:asciiTheme="minorHAnsi" w:eastAsia="Georgia" w:hAnsiTheme="minorHAnsi" w:cs="Georgia"/>
          <w:color w:val="auto"/>
          <w:highlight w:val="white"/>
        </w:rPr>
        <w:t>Of</w:t>
      </w:r>
      <w:proofErr w:type="gramEnd"/>
      <w:r w:rsidRPr="008E00CD">
        <w:rPr>
          <w:rFonts w:asciiTheme="minorHAnsi" w:eastAsia="Georgia" w:hAnsiTheme="minorHAnsi" w:cs="Georgia"/>
          <w:color w:val="auto"/>
          <w:highlight w:val="white"/>
        </w:rPr>
        <w:t xml:space="preserve"> Words:</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Bag of Words (BOW) is a method to extract features from text documents. These features can be used for training machine learning algorithms. It creates a vocabulary of all the unique words occurring in all the documents in the training set.</w:t>
      </w:r>
    </w:p>
    <w:p w:rsidR="00237E0E" w:rsidRPr="008E00CD" w:rsidRDefault="008E00CD">
      <w:pPr>
        <w:rPr>
          <w:rFonts w:asciiTheme="minorHAnsi" w:eastAsia="Georgia" w:hAnsiTheme="minorHAnsi" w:cs="Georgia"/>
          <w:sz w:val="24"/>
          <w:szCs w:val="24"/>
          <w:highlight w:val="white"/>
        </w:rPr>
      </w:pPr>
      <w:proofErr w:type="gramStart"/>
      <w:r w:rsidRPr="008E00CD">
        <w:rPr>
          <w:rFonts w:asciiTheme="minorHAnsi" w:eastAsia="Georgia" w:hAnsiTheme="minorHAnsi" w:cs="Georgia"/>
          <w:sz w:val="24"/>
          <w:szCs w:val="24"/>
          <w:highlight w:val="white"/>
        </w:rPr>
        <w:t>it’s</w:t>
      </w:r>
      <w:proofErr w:type="gramEnd"/>
      <w:r w:rsidRPr="008E00CD">
        <w:rPr>
          <w:rFonts w:asciiTheme="minorHAnsi" w:eastAsia="Georgia" w:hAnsiTheme="minorHAnsi" w:cs="Georgia"/>
          <w:sz w:val="24"/>
          <w:szCs w:val="24"/>
          <w:highlight w:val="white"/>
        </w:rPr>
        <w:t xml:space="preserve"> a collecti</w:t>
      </w:r>
      <w:r w:rsidRPr="008E00CD">
        <w:rPr>
          <w:rFonts w:asciiTheme="minorHAnsi" w:eastAsia="Georgia" w:hAnsiTheme="minorHAnsi" w:cs="Georgia"/>
          <w:sz w:val="24"/>
          <w:szCs w:val="24"/>
          <w:highlight w:val="white"/>
        </w:rPr>
        <w:t xml:space="preserve">on of words to represent a sentence with word count and mostly disregarding the order in which they appear. </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At a very high level, the diagram below shows the steps that you have to go through in order to implement the bag of words model.</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drawing>
          <wp:inline distT="114300" distB="114300" distL="114300" distR="114300">
            <wp:extent cx="5943600" cy="1206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12065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In theory, here</w:t>
      </w:r>
      <w:r w:rsidRPr="008E00CD">
        <w:rPr>
          <w:rFonts w:asciiTheme="minorHAnsi" w:eastAsia="Georgia" w:hAnsiTheme="minorHAnsi" w:cs="Georgia"/>
          <w:sz w:val="24"/>
          <w:szCs w:val="24"/>
          <w:highlight w:val="white"/>
        </w:rPr>
        <w:t xml:space="preserve"> is how it works for sentiment analysis.</w:t>
      </w:r>
    </w:p>
    <w:p w:rsidR="00237E0E" w:rsidRPr="008E00CD" w:rsidRDefault="008E00CD">
      <w:pPr>
        <w:numPr>
          <w:ilvl w:val="0"/>
          <w:numId w:val="1"/>
        </w:num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Imagine that you have a dataset broken down into sentences and that each sentence has a sentiment associated with it. In this case the sentence becomes your input feature (X) while the sentiment becomes the target v</w:t>
      </w:r>
      <w:r w:rsidRPr="008E00CD">
        <w:rPr>
          <w:rFonts w:asciiTheme="minorHAnsi" w:eastAsia="Georgia" w:hAnsiTheme="minorHAnsi" w:cs="Georgia"/>
          <w:sz w:val="24"/>
          <w:szCs w:val="24"/>
          <w:highlight w:val="white"/>
        </w:rPr>
        <w:t>ariable (Y).</w:t>
      </w:r>
    </w:p>
    <w:p w:rsidR="00237E0E" w:rsidRPr="008E00CD" w:rsidRDefault="008E00CD">
      <w:pPr>
        <w:numPr>
          <w:ilvl w:val="0"/>
          <w:numId w:val="1"/>
        </w:num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 xml:space="preserve">We remove </w:t>
      </w:r>
      <w:proofErr w:type="spellStart"/>
      <w:r w:rsidRPr="008E00CD">
        <w:rPr>
          <w:rFonts w:asciiTheme="minorHAnsi" w:eastAsia="Georgia" w:hAnsiTheme="minorHAnsi" w:cs="Georgia"/>
          <w:sz w:val="24"/>
          <w:szCs w:val="24"/>
          <w:highlight w:val="white"/>
        </w:rPr>
        <w:t>stopword</w:t>
      </w:r>
      <w:proofErr w:type="spellEnd"/>
      <w:r w:rsidRPr="008E00CD">
        <w:rPr>
          <w:rFonts w:asciiTheme="minorHAnsi" w:eastAsia="Georgia" w:hAnsiTheme="minorHAnsi" w:cs="Georgia"/>
          <w:sz w:val="24"/>
          <w:szCs w:val="24"/>
          <w:highlight w:val="white"/>
        </w:rPr>
        <w:t xml:space="preserve"> from each sentence. </w:t>
      </w:r>
      <w:proofErr w:type="spellStart"/>
      <w:r w:rsidRPr="008E00CD">
        <w:rPr>
          <w:rFonts w:asciiTheme="minorHAnsi" w:eastAsia="Georgia" w:hAnsiTheme="minorHAnsi" w:cs="Georgia"/>
          <w:sz w:val="24"/>
          <w:szCs w:val="24"/>
          <w:highlight w:val="white"/>
        </w:rPr>
        <w:t>Stopwords</w:t>
      </w:r>
      <w:proofErr w:type="spellEnd"/>
      <w:r w:rsidRPr="008E00CD">
        <w:rPr>
          <w:rFonts w:asciiTheme="minorHAnsi" w:eastAsia="Georgia" w:hAnsiTheme="minorHAnsi" w:cs="Georgia"/>
          <w:sz w:val="24"/>
          <w:szCs w:val="24"/>
          <w:highlight w:val="white"/>
        </w:rPr>
        <w:t xml:space="preserve"> are words which do not contain enough significance to be used without our algorithm. We did this using the </w:t>
      </w:r>
      <w:proofErr w:type="spellStart"/>
      <w:r w:rsidRPr="008E00CD">
        <w:rPr>
          <w:rFonts w:asciiTheme="minorHAnsi" w:eastAsia="Georgia" w:hAnsiTheme="minorHAnsi" w:cs="Georgia"/>
          <w:sz w:val="24"/>
          <w:szCs w:val="24"/>
          <w:highlight w:val="white"/>
        </w:rPr>
        <w:t>nltk</w:t>
      </w:r>
      <w:proofErr w:type="spellEnd"/>
      <w:r w:rsidRPr="008E00CD">
        <w:rPr>
          <w:rFonts w:asciiTheme="minorHAnsi" w:eastAsia="Georgia" w:hAnsiTheme="minorHAnsi" w:cs="Georgia"/>
          <w:sz w:val="24"/>
          <w:szCs w:val="24"/>
          <w:highlight w:val="white"/>
        </w:rPr>
        <w:t xml:space="preserve"> python library.</w:t>
      </w:r>
    </w:p>
    <w:p w:rsidR="00237E0E" w:rsidRPr="008E00CD" w:rsidRDefault="008E00CD">
      <w:pPr>
        <w:numPr>
          <w:ilvl w:val="0"/>
          <w:numId w:val="1"/>
        </w:num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 xml:space="preserve">We tokenize each sentence by breaking up a sequence of strings into pieces such as words, keywords, phrases, symbols and other elements called </w:t>
      </w:r>
      <w:r w:rsidRPr="008E00CD">
        <w:rPr>
          <w:rFonts w:asciiTheme="minorHAnsi" w:eastAsia="Georgia" w:hAnsiTheme="minorHAnsi" w:cs="Georgia"/>
          <w:sz w:val="24"/>
          <w:szCs w:val="24"/>
          <w:highlight w:val="white"/>
        </w:rPr>
        <w:t>tokens</w:t>
      </w:r>
      <w:r w:rsidRPr="008E00CD">
        <w:rPr>
          <w:rFonts w:asciiTheme="minorHAnsi" w:eastAsia="Georgia" w:hAnsiTheme="minorHAnsi" w:cs="Georgia"/>
          <w:sz w:val="24"/>
          <w:szCs w:val="24"/>
          <w:highlight w:val="white"/>
        </w:rPr>
        <w:t xml:space="preserve">. </w:t>
      </w:r>
    </w:p>
    <w:p w:rsidR="00237E0E" w:rsidRPr="008E00CD" w:rsidRDefault="008E00CD">
      <w:pPr>
        <w:numPr>
          <w:ilvl w:val="0"/>
          <w:numId w:val="1"/>
        </w:num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We construct a document vocabulary by extracting all the words from all sentences. With this step, we ca</w:t>
      </w:r>
      <w:r w:rsidRPr="008E00CD">
        <w:rPr>
          <w:rFonts w:asciiTheme="minorHAnsi" w:eastAsia="Georgia" w:hAnsiTheme="minorHAnsi" w:cs="Georgia"/>
          <w:sz w:val="24"/>
          <w:szCs w:val="24"/>
          <w:highlight w:val="white"/>
        </w:rPr>
        <w:t>n be able to create a set of all unique words that occur in the whole document. The output is an array whose size is equal to the size of all unique words that occur in the document.</w:t>
      </w:r>
    </w:p>
    <w:p w:rsidR="00237E0E" w:rsidRPr="008E00CD" w:rsidRDefault="008E00CD">
      <w:pPr>
        <w:numPr>
          <w:ilvl w:val="0"/>
          <w:numId w:val="1"/>
        </w:num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 xml:space="preserve">For each sentence in the original dataset, we create an array whose size </w:t>
      </w:r>
      <w:r w:rsidRPr="008E00CD">
        <w:rPr>
          <w:rFonts w:asciiTheme="minorHAnsi" w:eastAsia="Georgia" w:hAnsiTheme="minorHAnsi" w:cs="Georgia"/>
          <w:sz w:val="24"/>
          <w:szCs w:val="24"/>
          <w:highlight w:val="white"/>
        </w:rPr>
        <w:t xml:space="preserve">is equal to the size of the array created in step 4 above. As you can see, </w:t>
      </w:r>
      <w:r w:rsidRPr="008E00CD">
        <w:rPr>
          <w:rFonts w:asciiTheme="minorHAnsi" w:eastAsia="Georgia" w:hAnsiTheme="minorHAnsi" w:cs="Georgia"/>
          <w:sz w:val="24"/>
          <w:szCs w:val="24"/>
          <w:highlight w:val="white"/>
        </w:rPr>
        <w:t>each sentence was compared with our word list generated in Step 4. Based on the comparison, the vector element value may be incremented</w:t>
      </w:r>
      <w:r w:rsidRPr="008E00CD">
        <w:rPr>
          <w:rFonts w:asciiTheme="minorHAnsi" w:eastAsia="Georgia" w:hAnsiTheme="minorHAnsi" w:cs="Georgia"/>
          <w:sz w:val="24"/>
          <w:szCs w:val="24"/>
          <w:highlight w:val="white"/>
        </w:rPr>
        <w:t>. For every sentence in the dataset, the vecto</w:t>
      </w:r>
      <w:r w:rsidRPr="008E00CD">
        <w:rPr>
          <w:rFonts w:asciiTheme="minorHAnsi" w:eastAsia="Georgia" w:hAnsiTheme="minorHAnsi" w:cs="Georgia"/>
          <w:sz w:val="24"/>
          <w:szCs w:val="24"/>
          <w:highlight w:val="white"/>
        </w:rPr>
        <w:t>rs generated form a set of features which becomes our X variable, while the sentiment became our Y variable. The vector was used in several machine learning algorithms to make predictions.</w:t>
      </w:r>
    </w:p>
    <w:p w:rsidR="00237E0E" w:rsidRPr="008E00CD" w:rsidRDefault="008E00CD">
      <w:pPr>
        <w:numPr>
          <w:ilvl w:val="0"/>
          <w:numId w:val="1"/>
        </w:num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The snapshots below show the breakdown of our experiments for the B</w:t>
      </w:r>
      <w:r w:rsidRPr="008E00CD">
        <w:rPr>
          <w:rFonts w:asciiTheme="minorHAnsi" w:eastAsia="Georgia" w:hAnsiTheme="minorHAnsi" w:cs="Georgia"/>
          <w:sz w:val="24"/>
          <w:szCs w:val="24"/>
          <w:highlight w:val="white"/>
        </w:rPr>
        <w:t>ag of Words approach.</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Importing libraries</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lastRenderedPageBreak/>
        <w:drawing>
          <wp:inline distT="114300" distB="114300" distL="114300" distR="114300">
            <wp:extent cx="5943600" cy="11811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943600" cy="11811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Loading and tokenizing the dataset</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drawing>
          <wp:inline distT="114300" distB="114300" distL="114300" distR="114300">
            <wp:extent cx="5943600" cy="34036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943600" cy="34036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Sample unique vector (Bag of words)</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drawing>
          <wp:inline distT="114300" distB="114300" distL="114300" distR="114300">
            <wp:extent cx="5943600" cy="19812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5943600" cy="19812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Sentence tokenization</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lastRenderedPageBreak/>
        <w:drawing>
          <wp:inline distT="114300" distB="114300" distL="114300" distR="114300">
            <wp:extent cx="5943600" cy="29845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29845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Computing the weights of the words in the document</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drawing>
          <wp:inline distT="114300" distB="114300" distL="114300" distR="114300">
            <wp:extent cx="5943600" cy="27940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5943600" cy="2794000"/>
                    </a:xfrm>
                    <a:prstGeom prst="rect">
                      <a:avLst/>
                    </a:prstGeom>
                    <a:ln/>
                  </pic:spPr>
                </pic:pic>
              </a:graphicData>
            </a:graphic>
          </wp:inline>
        </w:drawing>
      </w:r>
    </w:p>
    <w:p w:rsidR="00237E0E" w:rsidRPr="008E00CD" w:rsidRDefault="00237E0E">
      <w:pPr>
        <w:rPr>
          <w:rFonts w:asciiTheme="minorHAnsi" w:eastAsia="Georgia" w:hAnsiTheme="minorHAnsi" w:cs="Georgia"/>
          <w:sz w:val="24"/>
          <w:szCs w:val="24"/>
          <w:highlight w:val="white"/>
        </w:rPr>
      </w:pP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Applying models to the vector generated using the bag of words approach;</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After tokenization, we split the dataset into both the training and testing datasets in the ratio of 80:20 as shown below;</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lastRenderedPageBreak/>
        <w:drawing>
          <wp:inline distT="114300" distB="114300" distL="114300" distR="114300">
            <wp:extent cx="5943600" cy="1752600"/>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943600" cy="17526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We applied several models to the dataset and the results t</w:t>
      </w:r>
      <w:r w:rsidRPr="008E00CD">
        <w:rPr>
          <w:rFonts w:asciiTheme="minorHAnsi" w:eastAsia="Georgia" w:hAnsiTheme="minorHAnsi" w:cs="Georgia"/>
          <w:sz w:val="24"/>
          <w:szCs w:val="24"/>
          <w:highlight w:val="white"/>
        </w:rPr>
        <w:t>hat we got are shown below;</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Using the Logistic Regression model, the testing accuracy was about 65%;</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drawing>
          <wp:inline distT="114300" distB="114300" distL="114300" distR="114300">
            <wp:extent cx="5943600" cy="24257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4257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 xml:space="preserve">Using the </w:t>
      </w:r>
      <w:proofErr w:type="spellStart"/>
      <w:r w:rsidRPr="008E00CD">
        <w:rPr>
          <w:rFonts w:asciiTheme="minorHAnsi" w:eastAsia="Georgia" w:hAnsiTheme="minorHAnsi" w:cs="Georgia"/>
          <w:sz w:val="24"/>
          <w:szCs w:val="24"/>
          <w:highlight w:val="white"/>
        </w:rPr>
        <w:t>gaussian</w:t>
      </w:r>
      <w:proofErr w:type="spellEnd"/>
      <w:r w:rsidRPr="008E00CD">
        <w:rPr>
          <w:rFonts w:asciiTheme="minorHAnsi" w:eastAsia="Georgia" w:hAnsiTheme="minorHAnsi" w:cs="Georgia"/>
          <w:sz w:val="24"/>
          <w:szCs w:val="24"/>
          <w:highlight w:val="white"/>
        </w:rPr>
        <w:t xml:space="preserve"> and </w:t>
      </w:r>
      <w:proofErr w:type="spellStart"/>
      <w:proofErr w:type="gramStart"/>
      <w:r w:rsidRPr="008E00CD">
        <w:rPr>
          <w:rFonts w:asciiTheme="minorHAnsi" w:eastAsia="Georgia" w:hAnsiTheme="minorHAnsi" w:cs="Georgia"/>
          <w:sz w:val="24"/>
          <w:szCs w:val="24"/>
          <w:highlight w:val="white"/>
        </w:rPr>
        <w:t>bernoulli</w:t>
      </w:r>
      <w:proofErr w:type="spellEnd"/>
      <w:proofErr w:type="gramEnd"/>
      <w:r w:rsidRPr="008E00CD">
        <w:rPr>
          <w:rFonts w:asciiTheme="minorHAnsi" w:eastAsia="Georgia" w:hAnsiTheme="minorHAnsi" w:cs="Georgia"/>
          <w:sz w:val="24"/>
          <w:szCs w:val="24"/>
          <w:highlight w:val="white"/>
        </w:rPr>
        <w:t xml:space="preserve"> models, the accuracy was 49% and 58% respectively</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drawing>
          <wp:inline distT="114300" distB="114300" distL="114300" distR="114300">
            <wp:extent cx="5943600" cy="27178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2717800"/>
                    </a:xfrm>
                    <a:prstGeom prst="rect">
                      <a:avLst/>
                    </a:prstGeom>
                    <a:ln/>
                  </pic:spPr>
                </pic:pic>
              </a:graphicData>
            </a:graphic>
          </wp:inline>
        </w:drawing>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The confusion matrices for the 3 models above are shown below;</w:t>
      </w:r>
    </w:p>
    <w:p w:rsidR="00237E0E" w:rsidRPr="008E00CD" w:rsidRDefault="008E00CD">
      <w:pPr>
        <w:rPr>
          <w:rFonts w:asciiTheme="minorHAnsi" w:eastAsia="Georgia" w:hAnsiTheme="minorHAnsi" w:cs="Georgia"/>
          <w:sz w:val="24"/>
          <w:szCs w:val="24"/>
          <w:highlight w:val="white"/>
        </w:rPr>
      </w:pPr>
      <w:r w:rsidRPr="008E00CD">
        <w:rPr>
          <w:rFonts w:asciiTheme="minorHAnsi" w:eastAsia="Georgia" w:hAnsiTheme="minorHAnsi" w:cs="Georgia"/>
          <w:noProof/>
          <w:sz w:val="24"/>
          <w:szCs w:val="24"/>
          <w:highlight w:val="white"/>
          <w:lang w:val="en-US"/>
        </w:rPr>
        <w:lastRenderedPageBreak/>
        <w:drawing>
          <wp:inline distT="114300" distB="114300" distL="114300" distR="114300">
            <wp:extent cx="5943600" cy="31623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5943600" cy="3162300"/>
                    </a:xfrm>
                    <a:prstGeom prst="rect">
                      <a:avLst/>
                    </a:prstGeom>
                    <a:ln/>
                  </pic:spPr>
                </pic:pic>
              </a:graphicData>
            </a:graphic>
          </wp:inline>
        </w:drawing>
      </w:r>
    </w:p>
    <w:p w:rsidR="00237E0E" w:rsidRPr="008E00CD" w:rsidRDefault="008E00CD">
      <w:pPr>
        <w:rPr>
          <w:rFonts w:asciiTheme="minorHAnsi" w:eastAsia="Georgia" w:hAnsiTheme="minorHAnsi" w:cs="Georgia"/>
          <w:b/>
          <w:sz w:val="24"/>
          <w:szCs w:val="24"/>
          <w:highlight w:val="white"/>
        </w:rPr>
      </w:pPr>
      <w:r w:rsidRPr="008E00CD">
        <w:rPr>
          <w:rFonts w:asciiTheme="minorHAnsi" w:eastAsia="Georgia" w:hAnsiTheme="minorHAnsi" w:cs="Georgia"/>
          <w:b/>
          <w:sz w:val="24"/>
          <w:szCs w:val="24"/>
          <w:highlight w:val="white"/>
        </w:rPr>
        <w:t>Lim</w:t>
      </w:r>
      <w:r w:rsidRPr="008E00CD">
        <w:rPr>
          <w:rFonts w:asciiTheme="minorHAnsi" w:eastAsia="Georgia" w:hAnsiTheme="minorHAnsi" w:cs="Georgia"/>
          <w:b/>
          <w:sz w:val="24"/>
          <w:szCs w:val="24"/>
          <w:highlight w:val="white"/>
        </w:rPr>
        <w:t>itations of Bag of Words</w:t>
      </w:r>
    </w:p>
    <w:p w:rsidR="00237E0E" w:rsidRPr="008E00CD" w:rsidRDefault="008E00CD">
      <w:pPr>
        <w:numPr>
          <w:ilvl w:val="0"/>
          <w:numId w:val="1"/>
        </w:numPr>
        <w:spacing w:before="360" w:line="379" w:lineRule="auto"/>
        <w:rPr>
          <w:rFonts w:asciiTheme="minorHAnsi" w:eastAsia="Georgia" w:hAnsiTheme="minorHAnsi" w:cs="Georgia"/>
          <w:sz w:val="24"/>
          <w:szCs w:val="24"/>
          <w:highlight w:val="white"/>
        </w:rPr>
      </w:pPr>
      <w:r w:rsidRPr="008E00CD">
        <w:rPr>
          <w:rFonts w:asciiTheme="minorHAnsi" w:eastAsia="Georgia" w:hAnsiTheme="minorHAnsi" w:cs="Georgia"/>
          <w:sz w:val="24"/>
          <w:szCs w:val="24"/>
          <w:highlight w:val="white"/>
        </w:rPr>
        <w:t>Semantic meaning</w:t>
      </w:r>
      <w:r w:rsidRPr="008E00CD">
        <w:rPr>
          <w:rFonts w:asciiTheme="minorHAnsi" w:eastAsia="Georgia" w:hAnsiTheme="minorHAnsi" w:cs="Georgia"/>
          <w:sz w:val="24"/>
          <w:szCs w:val="24"/>
          <w:highlight w:val="white"/>
        </w:rPr>
        <w:t xml:space="preserve">: the basic BOW approach does not consider the meaning of the word in the document and it completely ignores the context of the words, as such the meaning is lost. </w:t>
      </w:r>
    </w:p>
    <w:p w:rsidR="00237E0E" w:rsidRPr="008E00CD" w:rsidRDefault="008E00CD">
      <w:pPr>
        <w:numPr>
          <w:ilvl w:val="0"/>
          <w:numId w:val="1"/>
        </w:numPr>
        <w:spacing w:line="379" w:lineRule="auto"/>
        <w:rPr>
          <w:rFonts w:asciiTheme="minorHAnsi" w:eastAsia="Georgia" w:hAnsiTheme="minorHAnsi" w:cs="Georgia"/>
          <w:sz w:val="24"/>
          <w:szCs w:val="24"/>
        </w:rPr>
      </w:pPr>
      <w:r w:rsidRPr="008E00CD">
        <w:rPr>
          <w:rFonts w:asciiTheme="minorHAnsi" w:eastAsia="Georgia" w:hAnsiTheme="minorHAnsi" w:cs="Georgia"/>
          <w:sz w:val="24"/>
          <w:szCs w:val="24"/>
          <w:highlight w:val="white"/>
        </w:rPr>
        <w:t>Vector size</w:t>
      </w:r>
      <w:r w:rsidRPr="008E00CD">
        <w:rPr>
          <w:rFonts w:asciiTheme="minorHAnsi" w:eastAsia="Georgia" w:hAnsiTheme="minorHAnsi" w:cs="Georgia"/>
          <w:sz w:val="24"/>
          <w:szCs w:val="24"/>
          <w:highlight w:val="white"/>
        </w:rPr>
        <w:t xml:space="preserve">: For a large document, the vector size can be huge resulting in a lot of computation and time. </w:t>
      </w:r>
    </w:p>
    <w:p w:rsidR="00237E0E" w:rsidRPr="008E00CD" w:rsidRDefault="008E00CD">
      <w:pPr>
        <w:pStyle w:val="Heading4"/>
        <w:rPr>
          <w:rFonts w:asciiTheme="minorHAnsi" w:hAnsiTheme="minorHAnsi"/>
          <w:color w:val="auto"/>
        </w:rPr>
      </w:pPr>
      <w:bookmarkStart w:id="5" w:name="_299kd82q0dl0" w:colFirst="0" w:colLast="0"/>
      <w:bookmarkEnd w:id="5"/>
      <w:r w:rsidRPr="008E00CD">
        <w:rPr>
          <w:rFonts w:asciiTheme="minorHAnsi" w:hAnsiTheme="minorHAnsi"/>
          <w:color w:val="auto"/>
        </w:rPr>
        <w:lastRenderedPageBreak/>
        <w:t>RNN</w:t>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4110038" cy="2813795"/>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l="13782" t="22792" r="44551" b="26495"/>
                    <a:stretch>
                      <a:fillRect/>
                    </a:stretch>
                  </pic:blipFill>
                  <pic:spPr>
                    <a:xfrm>
                      <a:off x="0" y="0"/>
                      <a:ext cx="4110038" cy="2813795"/>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3762375" cy="26479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762375" cy="2647950"/>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lastRenderedPageBreak/>
        <w:drawing>
          <wp:inline distT="114300" distB="114300" distL="114300" distR="114300">
            <wp:extent cx="3619500" cy="26479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619500" cy="2647950"/>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lastRenderedPageBreak/>
        <w:drawing>
          <wp:inline distT="114300" distB="114300" distL="114300" distR="114300">
            <wp:extent cx="5943600" cy="5842000"/>
            <wp:effectExtent l="0" t="0" r="0" b="0"/>
            <wp:docPr id="6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0"/>
                    <a:srcRect/>
                    <a:stretch>
                      <a:fillRect/>
                    </a:stretch>
                  </pic:blipFill>
                  <pic:spPr>
                    <a:xfrm>
                      <a:off x="0" y="0"/>
                      <a:ext cx="5943600" cy="5842000"/>
                    </a:xfrm>
                    <a:prstGeom prst="rect">
                      <a:avLst/>
                    </a:prstGeom>
                    <a:ln/>
                  </pic:spPr>
                </pic:pic>
              </a:graphicData>
            </a:graphic>
          </wp:inline>
        </w:drawing>
      </w:r>
    </w:p>
    <w:p w:rsidR="00237E0E" w:rsidRPr="008E00CD" w:rsidRDefault="00237E0E">
      <w:pPr>
        <w:jc w:val="center"/>
        <w:rPr>
          <w:ins w:id="6" w:author="Yuchen Qiao" w:date="2019-03-28T14:21:00Z"/>
          <w:rFonts w:asciiTheme="minorHAnsi" w:hAnsiTheme="minorHAnsi"/>
          <w:sz w:val="24"/>
          <w:szCs w:val="24"/>
        </w:rPr>
      </w:pPr>
    </w:p>
    <w:p w:rsidR="00237E0E" w:rsidRPr="008E00CD" w:rsidRDefault="00237E0E">
      <w:pPr>
        <w:rPr>
          <w:rFonts w:asciiTheme="minorHAnsi" w:hAnsiTheme="minorHAnsi"/>
          <w:sz w:val="24"/>
          <w:szCs w:val="24"/>
        </w:rPr>
      </w:pPr>
    </w:p>
    <w:p w:rsidR="00237E0E" w:rsidRPr="008E00CD" w:rsidRDefault="00237E0E">
      <w:pPr>
        <w:rPr>
          <w:rFonts w:asciiTheme="minorHAnsi" w:hAnsiTheme="minorHAnsi"/>
          <w:sz w:val="24"/>
          <w:szCs w:val="24"/>
        </w:rPr>
      </w:pPr>
    </w:p>
    <w:p w:rsidR="00237E0E" w:rsidRPr="008E00CD" w:rsidRDefault="008E00CD">
      <w:pPr>
        <w:pStyle w:val="Heading4"/>
        <w:rPr>
          <w:rFonts w:asciiTheme="minorHAnsi" w:hAnsiTheme="minorHAnsi"/>
          <w:color w:val="auto"/>
        </w:rPr>
      </w:pPr>
      <w:bookmarkStart w:id="7" w:name="_911ljx1uzrsi" w:colFirst="0" w:colLast="0"/>
      <w:bookmarkEnd w:id="7"/>
      <w:r w:rsidRPr="008E00CD">
        <w:rPr>
          <w:rFonts w:asciiTheme="minorHAnsi" w:hAnsiTheme="minorHAnsi"/>
          <w:color w:val="auto"/>
        </w:rPr>
        <w:lastRenderedPageBreak/>
        <w:t>GLOVE</w:t>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4624917" cy="2986088"/>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l="16025" t="25122" r="35737" b="11582"/>
                    <a:stretch>
                      <a:fillRect/>
                    </a:stretch>
                  </pic:blipFill>
                  <pic:spPr>
                    <a:xfrm>
                      <a:off x="0" y="0"/>
                      <a:ext cx="4624917" cy="2986088"/>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3762375" cy="264795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3762375" cy="2647950"/>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lastRenderedPageBreak/>
        <w:drawing>
          <wp:inline distT="114300" distB="114300" distL="114300" distR="114300">
            <wp:extent cx="3619500" cy="26479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3619500" cy="2647950"/>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lastRenderedPageBreak/>
        <w:drawing>
          <wp:inline distT="114300" distB="114300" distL="114300" distR="114300">
            <wp:extent cx="5943600" cy="5842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5842000"/>
                    </a:xfrm>
                    <a:prstGeom prst="rect">
                      <a:avLst/>
                    </a:prstGeom>
                    <a:ln/>
                  </pic:spPr>
                </pic:pic>
              </a:graphicData>
            </a:graphic>
          </wp:inline>
        </w:drawing>
      </w:r>
    </w:p>
    <w:p w:rsidR="00237E0E" w:rsidRPr="008E00CD" w:rsidRDefault="008E00CD">
      <w:pPr>
        <w:pStyle w:val="Heading3"/>
        <w:rPr>
          <w:rFonts w:asciiTheme="minorHAnsi" w:hAnsiTheme="minorHAnsi"/>
          <w:color w:val="auto"/>
          <w:sz w:val="24"/>
          <w:szCs w:val="24"/>
        </w:rPr>
      </w:pPr>
      <w:bookmarkStart w:id="8" w:name="_jyum19mq4976" w:colFirst="0" w:colLast="0"/>
      <w:bookmarkEnd w:id="8"/>
      <w:r w:rsidRPr="008E00CD">
        <w:rPr>
          <w:rFonts w:asciiTheme="minorHAnsi" w:hAnsiTheme="minorHAnsi"/>
          <w:color w:val="auto"/>
          <w:sz w:val="24"/>
          <w:szCs w:val="24"/>
        </w:rPr>
        <w:t>Experiment2:</w:t>
      </w:r>
    </w:p>
    <w:p w:rsidR="00237E0E" w:rsidRPr="008E00CD" w:rsidRDefault="008E00CD">
      <w:pPr>
        <w:pStyle w:val="Heading4"/>
        <w:rPr>
          <w:rFonts w:asciiTheme="minorHAnsi" w:hAnsiTheme="minorHAnsi"/>
          <w:color w:val="auto"/>
        </w:rPr>
      </w:pPr>
      <w:bookmarkStart w:id="9" w:name="_jh3u221na9nr" w:colFirst="0" w:colLast="0"/>
      <w:bookmarkEnd w:id="9"/>
      <w:r w:rsidRPr="008E00CD">
        <w:rPr>
          <w:rFonts w:asciiTheme="minorHAnsi" w:hAnsiTheme="minorHAnsi"/>
          <w:color w:val="auto"/>
        </w:rPr>
        <w:t xml:space="preserve">BOW </w:t>
      </w:r>
    </w:p>
    <w:p w:rsidR="00237E0E" w:rsidRPr="008E00CD" w:rsidRDefault="00237E0E">
      <w:pPr>
        <w:rPr>
          <w:rFonts w:asciiTheme="minorHAnsi" w:hAnsiTheme="minorHAnsi"/>
          <w:sz w:val="24"/>
          <w:szCs w:val="24"/>
        </w:rPr>
      </w:pPr>
    </w:p>
    <w:p w:rsidR="00237E0E" w:rsidRPr="008E00CD" w:rsidRDefault="008E00CD">
      <w:pPr>
        <w:pStyle w:val="Heading4"/>
        <w:rPr>
          <w:rFonts w:asciiTheme="minorHAnsi" w:hAnsiTheme="minorHAnsi"/>
          <w:color w:val="auto"/>
        </w:rPr>
      </w:pPr>
      <w:bookmarkStart w:id="10" w:name="_t8x242g2hhjc" w:colFirst="0" w:colLast="0"/>
      <w:bookmarkEnd w:id="10"/>
      <w:r w:rsidRPr="008E00CD">
        <w:rPr>
          <w:rFonts w:asciiTheme="minorHAnsi" w:hAnsiTheme="minorHAnsi"/>
          <w:color w:val="auto"/>
        </w:rPr>
        <w:t>RNN</w:t>
      </w:r>
    </w:p>
    <w:p w:rsidR="00237E0E" w:rsidRPr="008E00CD" w:rsidRDefault="008E00CD">
      <w:pPr>
        <w:rPr>
          <w:rFonts w:asciiTheme="minorHAnsi" w:eastAsia="Times New Roman" w:hAnsiTheme="minorHAnsi" w:cs="Times New Roman"/>
          <w:sz w:val="24"/>
          <w:szCs w:val="24"/>
        </w:rPr>
      </w:pPr>
      <w:proofErr w:type="gramStart"/>
      <w:r w:rsidRPr="008E00CD">
        <w:rPr>
          <w:rFonts w:asciiTheme="minorHAnsi" w:eastAsia="Times New Roman" w:hAnsiTheme="minorHAnsi" w:cs="Times New Roman"/>
          <w:sz w:val="24"/>
          <w:szCs w:val="24"/>
        </w:rPr>
        <w:t>RNN(</w:t>
      </w:r>
      <w:proofErr w:type="gramEnd"/>
      <w:r w:rsidRPr="008E00CD">
        <w:rPr>
          <w:rFonts w:asciiTheme="minorHAnsi" w:eastAsia="Times New Roman" w:hAnsiTheme="minorHAnsi" w:cs="Times New Roman"/>
          <w:sz w:val="24"/>
          <w:szCs w:val="24"/>
        </w:rPr>
        <w:t>LSTM) on IMDB dataset, then train the mode with transcripts data.</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Padding to categorical:</w:t>
      </w:r>
    </w:p>
    <w:p w:rsidR="00237E0E" w:rsidRPr="008E00CD" w:rsidRDefault="008E00CD">
      <w:pPr>
        <w:jc w:val="cente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lastRenderedPageBreak/>
        <w:drawing>
          <wp:inline distT="114300" distB="114300" distL="114300" distR="114300">
            <wp:extent cx="3961481" cy="41957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l="13301" t="9116" r="44391" b="11396"/>
                    <a:stretch>
                      <a:fillRect/>
                    </a:stretch>
                  </pic:blipFill>
                  <pic:spPr>
                    <a:xfrm>
                      <a:off x="0" y="0"/>
                      <a:ext cx="3961481" cy="4195763"/>
                    </a:xfrm>
                    <a:prstGeom prst="rect">
                      <a:avLst/>
                    </a:prstGeom>
                    <a:ln/>
                  </pic:spPr>
                </pic:pic>
              </a:graphicData>
            </a:graphic>
          </wp:inline>
        </w:drawing>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Build LSTM model:</w:t>
      </w:r>
    </w:p>
    <w:p w:rsidR="00237E0E" w:rsidRPr="008E00CD" w:rsidRDefault="008E00CD">
      <w:pPr>
        <w:jc w:val="cente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drawing>
          <wp:inline distT="114300" distB="114300" distL="114300" distR="114300">
            <wp:extent cx="4731039" cy="2443163"/>
            <wp:effectExtent l="0" t="0" r="0" b="0"/>
            <wp:docPr id="5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l="13461" t="22507" r="35576" b="30769"/>
                    <a:stretch>
                      <a:fillRect/>
                    </a:stretch>
                  </pic:blipFill>
                  <pic:spPr>
                    <a:xfrm>
                      <a:off x="0" y="0"/>
                      <a:ext cx="4731039" cy="2443163"/>
                    </a:xfrm>
                    <a:prstGeom prst="rect">
                      <a:avLst/>
                    </a:prstGeom>
                    <a:ln/>
                  </pic:spPr>
                </pic:pic>
              </a:graphicData>
            </a:graphic>
          </wp:inline>
        </w:drawing>
      </w:r>
    </w:p>
    <w:p w:rsidR="00237E0E" w:rsidRPr="008E00CD" w:rsidRDefault="008E00CD">
      <w:pPr>
        <w:jc w:val="cente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lastRenderedPageBreak/>
        <w:drawing>
          <wp:inline distT="114300" distB="114300" distL="114300" distR="114300">
            <wp:extent cx="3705225" cy="26479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705225" cy="2647950"/>
                    </a:xfrm>
                    <a:prstGeom prst="rect">
                      <a:avLst/>
                    </a:prstGeom>
                    <a:ln/>
                  </pic:spPr>
                </pic:pic>
              </a:graphicData>
            </a:graphic>
          </wp:inline>
        </w:drawing>
      </w:r>
    </w:p>
    <w:p w:rsidR="00237E0E" w:rsidRPr="008E00CD" w:rsidRDefault="008E00CD">
      <w:pPr>
        <w:jc w:val="cente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drawing>
          <wp:inline distT="114300" distB="114300" distL="114300" distR="114300">
            <wp:extent cx="3705225" cy="264795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3705225" cy="2647950"/>
                    </a:xfrm>
                    <a:prstGeom prst="rect">
                      <a:avLst/>
                    </a:prstGeom>
                    <a:ln/>
                  </pic:spPr>
                </pic:pic>
              </a:graphicData>
            </a:graphic>
          </wp:inline>
        </w:drawing>
      </w:r>
    </w:p>
    <w:p w:rsidR="00237E0E" w:rsidRPr="008E00CD" w:rsidRDefault="008E00CD">
      <w:pPr>
        <w:jc w:val="cente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lastRenderedPageBreak/>
        <w:drawing>
          <wp:inline distT="114300" distB="114300" distL="114300" distR="114300">
            <wp:extent cx="5160455" cy="343376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l="13942" t="7977" r="17387" b="10826"/>
                    <a:stretch>
                      <a:fillRect/>
                    </a:stretch>
                  </pic:blipFill>
                  <pic:spPr>
                    <a:xfrm>
                      <a:off x="0" y="0"/>
                      <a:ext cx="5160455" cy="3433763"/>
                    </a:xfrm>
                    <a:prstGeom prst="rect">
                      <a:avLst/>
                    </a:prstGeom>
                    <a:ln/>
                  </pic:spPr>
                </pic:pic>
              </a:graphicData>
            </a:graphic>
          </wp:inline>
        </w:drawing>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The accuracy is 0.792</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 xml:space="preserve">Because there is no ‘neutral’ class in </w:t>
      </w:r>
      <w:proofErr w:type="spellStart"/>
      <w:r w:rsidRPr="008E00CD">
        <w:rPr>
          <w:rFonts w:asciiTheme="minorHAnsi" w:eastAsia="Times New Roman" w:hAnsiTheme="minorHAnsi" w:cs="Times New Roman"/>
          <w:sz w:val="24"/>
          <w:szCs w:val="24"/>
        </w:rPr>
        <w:t>imdb</w:t>
      </w:r>
      <w:proofErr w:type="spellEnd"/>
      <w:r w:rsidRPr="008E00CD">
        <w:rPr>
          <w:rFonts w:asciiTheme="minorHAnsi" w:eastAsia="Times New Roman" w:hAnsiTheme="minorHAnsi" w:cs="Times New Roman"/>
          <w:sz w:val="24"/>
          <w:szCs w:val="24"/>
        </w:rPr>
        <w:t xml:space="preserve"> dataset, we decided drop all those neutral sentiment in our dataset.</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lastRenderedPageBreak/>
        <w:drawing>
          <wp:inline distT="114300" distB="114300" distL="114300" distR="114300">
            <wp:extent cx="5943600" cy="581660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5943600" cy="5816600"/>
                    </a:xfrm>
                    <a:prstGeom prst="rect">
                      <a:avLst/>
                    </a:prstGeom>
                    <a:ln/>
                  </pic:spPr>
                </pic:pic>
              </a:graphicData>
            </a:graphic>
          </wp:inline>
        </w:drawing>
      </w:r>
    </w:p>
    <w:p w:rsidR="00237E0E" w:rsidRPr="008E00CD" w:rsidRDefault="00237E0E">
      <w:pPr>
        <w:pStyle w:val="Heading4"/>
        <w:rPr>
          <w:rFonts w:asciiTheme="minorHAnsi" w:hAnsiTheme="minorHAnsi"/>
          <w:color w:val="auto"/>
        </w:rPr>
      </w:pPr>
      <w:bookmarkStart w:id="11" w:name="_btdmyz3i9v4d" w:colFirst="0" w:colLast="0"/>
      <w:bookmarkEnd w:id="11"/>
    </w:p>
    <w:p w:rsidR="00237E0E" w:rsidRPr="008E00CD" w:rsidRDefault="008E00CD">
      <w:pPr>
        <w:rPr>
          <w:rFonts w:asciiTheme="minorHAnsi" w:hAnsiTheme="minorHAnsi"/>
          <w:sz w:val="24"/>
          <w:szCs w:val="24"/>
        </w:rPr>
      </w:pPr>
      <w:r w:rsidRPr="008E00CD">
        <w:rPr>
          <w:rFonts w:asciiTheme="minorHAnsi" w:hAnsiTheme="minorHAnsi"/>
          <w:sz w:val="24"/>
          <w:szCs w:val="24"/>
        </w:rPr>
        <w:t xml:space="preserve">We used ‘glove.6B.100d.txt’ to </w:t>
      </w:r>
      <w:proofErr w:type="spellStart"/>
      <w:r w:rsidRPr="008E00CD">
        <w:rPr>
          <w:rFonts w:asciiTheme="minorHAnsi" w:hAnsiTheme="minorHAnsi"/>
          <w:sz w:val="24"/>
          <w:szCs w:val="24"/>
        </w:rPr>
        <w:t>pretrain</w:t>
      </w:r>
      <w:proofErr w:type="spellEnd"/>
      <w:r w:rsidRPr="008E00CD">
        <w:rPr>
          <w:rFonts w:asciiTheme="minorHAnsi" w:hAnsiTheme="minorHAnsi"/>
          <w:sz w:val="24"/>
          <w:szCs w:val="24"/>
        </w:rPr>
        <w:t xml:space="preserve"> the model.</w:t>
      </w:r>
    </w:p>
    <w:p w:rsidR="00237E0E" w:rsidRPr="008E00CD" w:rsidRDefault="00237E0E">
      <w:pPr>
        <w:rPr>
          <w:rFonts w:asciiTheme="minorHAnsi" w:hAnsiTheme="minorHAnsi"/>
          <w:sz w:val="24"/>
          <w:szCs w:val="24"/>
        </w:rPr>
      </w:pPr>
    </w:p>
    <w:p w:rsidR="00237E0E" w:rsidRPr="008E00CD" w:rsidRDefault="00237E0E">
      <w:pPr>
        <w:pStyle w:val="Heading4"/>
        <w:rPr>
          <w:rFonts w:asciiTheme="minorHAnsi" w:hAnsiTheme="minorHAnsi"/>
          <w:color w:val="auto"/>
        </w:rPr>
      </w:pPr>
      <w:bookmarkStart w:id="12" w:name="_v4iuw9eyx4ce" w:colFirst="0" w:colLast="0"/>
      <w:bookmarkEnd w:id="12"/>
    </w:p>
    <w:p w:rsidR="00237E0E" w:rsidRPr="008E00CD" w:rsidRDefault="008E00CD">
      <w:pPr>
        <w:pStyle w:val="Heading4"/>
        <w:jc w:val="center"/>
        <w:rPr>
          <w:rFonts w:asciiTheme="minorHAnsi" w:hAnsiTheme="minorHAnsi"/>
          <w:color w:val="auto"/>
        </w:rPr>
      </w:pPr>
      <w:bookmarkStart w:id="13" w:name="_kbhlapofdyvy" w:colFirst="0" w:colLast="0"/>
      <w:bookmarkEnd w:id="13"/>
      <w:r w:rsidRPr="008E00CD">
        <w:rPr>
          <w:rFonts w:asciiTheme="minorHAnsi" w:hAnsiTheme="minorHAnsi"/>
          <w:noProof/>
          <w:color w:val="auto"/>
          <w:lang w:val="en-US"/>
        </w:rPr>
        <w:drawing>
          <wp:inline distT="114300" distB="114300" distL="114300" distR="114300">
            <wp:extent cx="3981357" cy="263366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l="9775" t="32193" r="52884" b="23931"/>
                    <a:stretch>
                      <a:fillRect/>
                    </a:stretch>
                  </pic:blipFill>
                  <pic:spPr>
                    <a:xfrm>
                      <a:off x="0" y="0"/>
                      <a:ext cx="3981357" cy="2633663"/>
                    </a:xfrm>
                    <a:prstGeom prst="rect">
                      <a:avLst/>
                    </a:prstGeom>
                    <a:ln/>
                  </pic:spPr>
                </pic:pic>
              </a:graphicData>
            </a:graphic>
          </wp:inline>
        </w:drawing>
      </w:r>
    </w:p>
    <w:p w:rsidR="00237E0E" w:rsidRPr="008E00CD" w:rsidRDefault="008E00CD">
      <w:pPr>
        <w:pStyle w:val="Heading4"/>
        <w:rPr>
          <w:rFonts w:asciiTheme="minorHAnsi" w:hAnsiTheme="minorHAnsi"/>
          <w:color w:val="auto"/>
        </w:rPr>
      </w:pPr>
      <w:bookmarkStart w:id="14" w:name="_munnhn12u9l2" w:colFirst="0" w:colLast="0"/>
      <w:bookmarkEnd w:id="14"/>
      <w:r w:rsidRPr="008E00CD">
        <w:rPr>
          <w:rFonts w:asciiTheme="minorHAnsi" w:hAnsiTheme="minorHAnsi"/>
          <w:color w:val="auto"/>
        </w:rPr>
        <w:t>GLOVE</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 xml:space="preserve">For this part, we used a simple neural network to perform the classification task. Then we used </w:t>
      </w:r>
      <w:proofErr w:type="spellStart"/>
      <w:r w:rsidRPr="008E00CD">
        <w:rPr>
          <w:rFonts w:asciiTheme="minorHAnsi" w:eastAsia="Times New Roman" w:hAnsiTheme="minorHAnsi" w:cs="Times New Roman"/>
          <w:sz w:val="24"/>
          <w:szCs w:val="24"/>
        </w:rPr>
        <w:t>imdb</w:t>
      </w:r>
      <w:proofErr w:type="spellEnd"/>
      <w:r w:rsidRPr="008E00CD">
        <w:rPr>
          <w:rFonts w:asciiTheme="minorHAnsi" w:eastAsia="Times New Roman" w:hAnsiTheme="minorHAnsi" w:cs="Times New Roman"/>
          <w:sz w:val="24"/>
          <w:szCs w:val="24"/>
        </w:rPr>
        <w:t xml:space="preserve"> data to train the simple network.</w:t>
      </w:r>
    </w:p>
    <w:p w:rsidR="00237E0E" w:rsidRPr="008E00CD" w:rsidRDefault="008E00CD">
      <w:pP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290944" cy="283368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8012" t="23649" r="39262" b="10800"/>
                    <a:stretch>
                      <a:fillRect/>
                    </a:stretch>
                  </pic:blipFill>
                  <pic:spPr>
                    <a:xfrm>
                      <a:off x="0" y="0"/>
                      <a:ext cx="5290944" cy="2833688"/>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lastRenderedPageBreak/>
        <w:drawing>
          <wp:inline distT="114300" distB="114300" distL="114300" distR="114300">
            <wp:extent cx="5484674" cy="1652588"/>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l="9935" t="37037" r="16666" b="23646"/>
                    <a:stretch>
                      <a:fillRect/>
                    </a:stretch>
                  </pic:blipFill>
                  <pic:spPr>
                    <a:xfrm>
                      <a:off x="0" y="0"/>
                      <a:ext cx="5484674" cy="1652588"/>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3705225" cy="2647950"/>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3705225" cy="2647950"/>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3705225" cy="264795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3705225" cy="2647950"/>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lastRenderedPageBreak/>
        <w:drawing>
          <wp:inline distT="114300" distB="114300" distL="114300" distR="114300">
            <wp:extent cx="5943600" cy="58166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943600" cy="5816600"/>
                    </a:xfrm>
                    <a:prstGeom prst="rect">
                      <a:avLst/>
                    </a:prstGeom>
                    <a:ln/>
                  </pic:spPr>
                </pic:pic>
              </a:graphicData>
            </a:graphic>
          </wp:inline>
        </w:drawing>
      </w:r>
    </w:p>
    <w:p w:rsidR="00237E0E" w:rsidRPr="008E00CD" w:rsidRDefault="008E00CD">
      <w:pPr>
        <w:pStyle w:val="Heading3"/>
        <w:rPr>
          <w:rFonts w:asciiTheme="minorHAnsi" w:hAnsiTheme="minorHAnsi"/>
          <w:color w:val="auto"/>
          <w:sz w:val="24"/>
          <w:szCs w:val="24"/>
        </w:rPr>
      </w:pPr>
      <w:bookmarkStart w:id="15" w:name="_tr7bf23jeupg" w:colFirst="0" w:colLast="0"/>
      <w:bookmarkEnd w:id="15"/>
      <w:r w:rsidRPr="008E00CD">
        <w:rPr>
          <w:rFonts w:asciiTheme="minorHAnsi" w:hAnsiTheme="minorHAnsi"/>
          <w:color w:val="auto"/>
          <w:sz w:val="24"/>
          <w:szCs w:val="24"/>
        </w:rPr>
        <w:t>Experiment 3:</w:t>
      </w:r>
    </w:p>
    <w:p w:rsidR="00237E0E" w:rsidRPr="008E00CD" w:rsidRDefault="008E00CD">
      <w:pPr>
        <w:rPr>
          <w:rFonts w:asciiTheme="minorHAnsi" w:hAnsiTheme="minorHAnsi"/>
          <w:sz w:val="24"/>
          <w:szCs w:val="24"/>
        </w:rPr>
      </w:pPr>
      <w:r w:rsidRPr="008E00CD">
        <w:rPr>
          <w:rFonts w:asciiTheme="minorHAnsi" w:eastAsia="Times New Roman" w:hAnsiTheme="minorHAnsi" w:cs="Times New Roman"/>
          <w:sz w:val="24"/>
          <w:szCs w:val="24"/>
        </w:rPr>
        <w:t>In this part, we get sentiments by using Cloud APIs and calculate the confusion matrices for them.</w:t>
      </w:r>
    </w:p>
    <w:p w:rsidR="00237E0E" w:rsidRPr="008E00CD" w:rsidRDefault="008E00CD">
      <w:pPr>
        <w:pStyle w:val="Heading4"/>
        <w:rPr>
          <w:rFonts w:asciiTheme="minorHAnsi" w:eastAsia="Times New Roman" w:hAnsiTheme="minorHAnsi" w:cs="Times New Roman"/>
          <w:color w:val="auto"/>
        </w:rPr>
      </w:pPr>
      <w:bookmarkStart w:id="16" w:name="_uxj9ajyypqg9" w:colFirst="0" w:colLast="0"/>
      <w:bookmarkEnd w:id="16"/>
      <w:r w:rsidRPr="008E00CD">
        <w:rPr>
          <w:rFonts w:asciiTheme="minorHAnsi" w:eastAsia="Times New Roman" w:hAnsiTheme="minorHAnsi" w:cs="Times New Roman"/>
          <w:color w:val="auto"/>
        </w:rPr>
        <w:t xml:space="preserve">IBM </w:t>
      </w:r>
      <w:proofErr w:type="spellStart"/>
      <w:proofErr w:type="gramStart"/>
      <w:r w:rsidRPr="008E00CD">
        <w:rPr>
          <w:rFonts w:asciiTheme="minorHAnsi" w:eastAsia="Times New Roman" w:hAnsiTheme="minorHAnsi" w:cs="Times New Roman"/>
          <w:color w:val="auto"/>
        </w:rPr>
        <w:t>api</w:t>
      </w:r>
      <w:proofErr w:type="spellEnd"/>
      <w:proofErr w:type="gramEnd"/>
    </w:p>
    <w:p w:rsidR="00237E0E" w:rsidRPr="008E00CD" w:rsidRDefault="008E00CD">
      <w:pP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6049963" cy="881063"/>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l="8974" t="31623" r="9134" b="47293"/>
                    <a:stretch>
                      <a:fillRect/>
                    </a:stretch>
                  </pic:blipFill>
                  <pic:spPr>
                    <a:xfrm>
                      <a:off x="0" y="0"/>
                      <a:ext cx="6049963" cy="881063"/>
                    </a:xfrm>
                    <a:prstGeom prst="rect">
                      <a:avLst/>
                    </a:prstGeom>
                    <a:ln/>
                  </pic:spPr>
                </pic:pic>
              </a:graphicData>
            </a:graphic>
          </wp:inline>
        </w:drawing>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lastRenderedPageBreak/>
        <w:t>The sentiment scores of IBM are between -1 to +1 and it also gives the final sentiment label.</w:t>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4998403" cy="823913"/>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l="9134" t="50142" r="47115" b="37037"/>
                    <a:stretch>
                      <a:fillRect/>
                    </a:stretch>
                  </pic:blipFill>
                  <pic:spPr>
                    <a:xfrm>
                      <a:off x="0" y="0"/>
                      <a:ext cx="4998403" cy="823913"/>
                    </a:xfrm>
                    <a:prstGeom prst="rect">
                      <a:avLst/>
                    </a:prstGeom>
                    <a:ln/>
                  </pic:spPr>
                </pic:pic>
              </a:graphicData>
            </a:graphic>
          </wp:inline>
        </w:drawing>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The confusion matrix as follow:</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drawing>
          <wp:inline distT="114300" distB="114300" distL="114300" distR="114300">
            <wp:extent cx="5400675" cy="47244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9"/>
                    <a:srcRect/>
                    <a:stretch>
                      <a:fillRect/>
                    </a:stretch>
                  </pic:blipFill>
                  <pic:spPr>
                    <a:xfrm>
                      <a:off x="0" y="0"/>
                      <a:ext cx="5400675" cy="4724400"/>
                    </a:xfrm>
                    <a:prstGeom prst="rect">
                      <a:avLst/>
                    </a:prstGeom>
                    <a:ln/>
                  </pic:spPr>
                </pic:pic>
              </a:graphicData>
            </a:graphic>
          </wp:inline>
        </w:drawing>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Normalization</w:t>
      </w:r>
    </w:p>
    <w:p w:rsidR="00237E0E" w:rsidRPr="008E00CD" w:rsidRDefault="008E00CD">
      <w:pPr>
        <w:jc w:val="center"/>
        <w:rPr>
          <w:rFonts w:asciiTheme="minorHAnsi" w:eastAsia="Times New Roman" w:hAnsiTheme="minorHAnsi" w:cs="Times New Roman"/>
          <w:sz w:val="24"/>
          <w:szCs w:val="24"/>
        </w:rPr>
      </w:pPr>
      <w:r w:rsidRPr="008E00CD">
        <w:rPr>
          <w:rFonts w:asciiTheme="minorHAnsi" w:eastAsia="Times New Roman" w:hAnsiTheme="minorHAnsi" w:cs="Times New Roman"/>
          <w:noProof/>
          <w:sz w:val="24"/>
          <w:szCs w:val="24"/>
          <w:lang w:val="en-US"/>
        </w:rPr>
        <w:lastRenderedPageBreak/>
        <w:drawing>
          <wp:inline distT="114300" distB="114300" distL="114300" distR="114300">
            <wp:extent cx="4174878" cy="2309813"/>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0"/>
                    <a:srcRect l="8974" t="34188" r="44391" b="19943"/>
                    <a:stretch>
                      <a:fillRect/>
                    </a:stretch>
                  </pic:blipFill>
                  <pic:spPr>
                    <a:xfrm>
                      <a:off x="0" y="0"/>
                      <a:ext cx="4174878" cy="2309813"/>
                    </a:xfrm>
                    <a:prstGeom prst="rect">
                      <a:avLst/>
                    </a:prstGeom>
                    <a:ln/>
                  </pic:spPr>
                </pic:pic>
              </a:graphicData>
            </a:graphic>
          </wp:inline>
        </w:drawing>
      </w:r>
    </w:p>
    <w:p w:rsidR="00237E0E" w:rsidRPr="008E00CD" w:rsidRDefault="008E00CD">
      <w:pPr>
        <w:pStyle w:val="Heading4"/>
        <w:rPr>
          <w:rFonts w:asciiTheme="minorHAnsi" w:eastAsia="Georgia" w:hAnsiTheme="minorHAnsi" w:cs="Georgia"/>
          <w:color w:val="auto"/>
        </w:rPr>
      </w:pPr>
      <w:r w:rsidRPr="008E00CD">
        <w:rPr>
          <w:rFonts w:asciiTheme="minorHAnsi" w:eastAsia="Georgia" w:hAnsiTheme="minorHAnsi" w:cs="Georgia"/>
          <w:color w:val="auto"/>
        </w:rPr>
        <w:t>G</w:t>
      </w:r>
      <w:r w:rsidRPr="008E00CD">
        <w:rPr>
          <w:rFonts w:asciiTheme="minorHAnsi" w:eastAsia="Georgia" w:hAnsiTheme="minorHAnsi" w:cs="Georgia"/>
          <w:color w:val="auto"/>
        </w:rPr>
        <w:t>oogle API</w:t>
      </w:r>
    </w:p>
    <w:p w:rsidR="00237E0E" w:rsidRPr="008E00CD" w:rsidRDefault="008E00CD">
      <w:p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Google Cloud Natural Language API is one of its suite of Machine Learning (ML) APIs that exposes powerful models that are just a REST call away. The Cloud Natural Language API helps us with text analysis. It can help us identify the entities in t</w:t>
      </w:r>
      <w:r w:rsidRPr="008E00CD">
        <w:rPr>
          <w:rFonts w:asciiTheme="minorHAnsi" w:eastAsia="Georgia" w:hAnsiTheme="minorHAnsi" w:cs="Georgia"/>
          <w:sz w:val="24"/>
          <w:szCs w:val="24"/>
        </w:rPr>
        <w:t xml:space="preserve">he text, sentiment analysis on the whole text and individual entities found in the text, syntax analysis, text content classification and more. </w:t>
      </w:r>
    </w:p>
    <w:p w:rsidR="00237E0E" w:rsidRPr="008E00CD" w:rsidRDefault="008E00CD">
      <w:pPr>
        <w:shd w:val="clear" w:color="auto" w:fill="FFFFFF"/>
        <w:spacing w:before="44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 xml:space="preserve">The API returns the Sentiment as a set of 2 </w:t>
      </w:r>
      <w:proofErr w:type="gramStart"/>
      <w:r w:rsidRPr="008E00CD">
        <w:rPr>
          <w:rFonts w:asciiTheme="minorHAnsi" w:eastAsia="Georgia" w:hAnsiTheme="minorHAnsi" w:cs="Georgia"/>
          <w:sz w:val="24"/>
          <w:szCs w:val="24"/>
        </w:rPr>
        <w:t>values :</w:t>
      </w:r>
      <w:proofErr w:type="gramEnd"/>
      <w:r w:rsidRPr="008E00CD">
        <w:rPr>
          <w:rFonts w:asciiTheme="minorHAnsi" w:eastAsia="Georgia" w:hAnsiTheme="minorHAnsi" w:cs="Georgia"/>
          <w:sz w:val="24"/>
          <w:szCs w:val="24"/>
        </w:rPr>
        <w:t xml:space="preserve"> </w:t>
      </w:r>
      <w:r w:rsidRPr="008E00CD">
        <w:rPr>
          <w:rFonts w:asciiTheme="minorHAnsi" w:eastAsia="Georgia" w:hAnsiTheme="minorHAnsi" w:cs="Georgia"/>
          <w:b/>
          <w:sz w:val="24"/>
          <w:szCs w:val="24"/>
        </w:rPr>
        <w:t xml:space="preserve">score </w:t>
      </w:r>
      <w:r w:rsidRPr="008E00CD">
        <w:rPr>
          <w:rFonts w:asciiTheme="minorHAnsi" w:eastAsia="Georgia" w:hAnsiTheme="minorHAnsi" w:cs="Georgia"/>
          <w:sz w:val="24"/>
          <w:szCs w:val="24"/>
        </w:rPr>
        <w:t xml:space="preserve">and </w:t>
      </w:r>
      <w:r w:rsidRPr="008E00CD">
        <w:rPr>
          <w:rFonts w:asciiTheme="minorHAnsi" w:eastAsia="Georgia" w:hAnsiTheme="minorHAnsi" w:cs="Georgia"/>
          <w:b/>
          <w:sz w:val="24"/>
          <w:szCs w:val="24"/>
        </w:rPr>
        <w:t>magnitude</w:t>
      </w:r>
      <w:r w:rsidRPr="008E00CD">
        <w:rPr>
          <w:rFonts w:asciiTheme="minorHAnsi" w:eastAsia="Georgia" w:hAnsiTheme="minorHAnsi" w:cs="Georgia"/>
          <w:sz w:val="24"/>
          <w:szCs w:val="24"/>
        </w:rPr>
        <w:t xml:space="preserve">. The score is a value between </w:t>
      </w:r>
      <w:r w:rsidRPr="008E00CD">
        <w:rPr>
          <w:rFonts w:asciiTheme="minorHAnsi" w:eastAsia="Georgia" w:hAnsiTheme="minorHAnsi" w:cs="Georgia"/>
          <w:b/>
          <w:sz w:val="24"/>
          <w:szCs w:val="24"/>
        </w:rPr>
        <w:t xml:space="preserve">-1.0 </w:t>
      </w:r>
      <w:r w:rsidRPr="008E00CD">
        <w:rPr>
          <w:rFonts w:asciiTheme="minorHAnsi" w:eastAsia="Georgia" w:hAnsiTheme="minorHAnsi" w:cs="Georgia"/>
          <w:sz w:val="24"/>
          <w:szCs w:val="24"/>
        </w:rPr>
        <w:t xml:space="preserve">and </w:t>
      </w:r>
      <w:r w:rsidRPr="008E00CD">
        <w:rPr>
          <w:rFonts w:asciiTheme="minorHAnsi" w:eastAsia="Georgia" w:hAnsiTheme="minorHAnsi" w:cs="Georgia"/>
          <w:b/>
          <w:sz w:val="24"/>
          <w:szCs w:val="24"/>
        </w:rPr>
        <w:t>1.0</w:t>
      </w:r>
      <w:r w:rsidRPr="008E00CD">
        <w:rPr>
          <w:rFonts w:asciiTheme="minorHAnsi" w:eastAsia="Georgia" w:hAnsiTheme="minorHAnsi" w:cs="Georgia"/>
          <w:sz w:val="24"/>
          <w:szCs w:val="24"/>
        </w:rPr>
        <w:t xml:space="preserve">, with -1.0 indicating very negative and +1.0 indicating very positive. A value of 0.0 is a neutral sentiment. Each score is associated with </w:t>
      </w:r>
      <w:proofErr w:type="gramStart"/>
      <w:r w:rsidRPr="008E00CD">
        <w:rPr>
          <w:rFonts w:asciiTheme="minorHAnsi" w:eastAsia="Georgia" w:hAnsiTheme="minorHAnsi" w:cs="Georgia"/>
          <w:sz w:val="24"/>
          <w:szCs w:val="24"/>
        </w:rPr>
        <w:t xml:space="preserve">a  </w:t>
      </w:r>
      <w:r w:rsidRPr="008E00CD">
        <w:rPr>
          <w:rFonts w:asciiTheme="minorHAnsi" w:eastAsia="Georgia" w:hAnsiTheme="minorHAnsi" w:cs="Georgia"/>
          <w:b/>
          <w:sz w:val="24"/>
          <w:szCs w:val="24"/>
        </w:rPr>
        <w:t>magnitude</w:t>
      </w:r>
      <w:proofErr w:type="gramEnd"/>
      <w:r w:rsidRPr="008E00CD">
        <w:rPr>
          <w:rFonts w:asciiTheme="minorHAnsi" w:eastAsia="Georgia" w:hAnsiTheme="minorHAnsi" w:cs="Georgia"/>
          <w:b/>
          <w:sz w:val="24"/>
          <w:szCs w:val="24"/>
        </w:rPr>
        <w:t xml:space="preserve"> value.</w:t>
      </w:r>
      <w:r w:rsidRPr="008E00CD">
        <w:rPr>
          <w:rFonts w:asciiTheme="minorHAnsi" w:eastAsia="Georgia" w:hAnsiTheme="minorHAnsi" w:cs="Georgia"/>
          <w:sz w:val="24"/>
          <w:szCs w:val="24"/>
        </w:rPr>
        <w:t xml:space="preserve"> A higher value of magnitude indicates that the strength of the sentiment. The table belo</w:t>
      </w:r>
      <w:r w:rsidRPr="008E00CD">
        <w:rPr>
          <w:rFonts w:asciiTheme="minorHAnsi" w:eastAsia="Georgia" w:hAnsiTheme="minorHAnsi" w:cs="Georgia"/>
          <w:sz w:val="24"/>
          <w:szCs w:val="24"/>
        </w:rPr>
        <w:t>w indicates how you could use the two values together to interpret the sentiment in a more meaningful and actionable manner.</w:t>
      </w:r>
    </w:p>
    <w:p w:rsidR="00237E0E" w:rsidRPr="008E00CD" w:rsidRDefault="008E00CD">
      <w:pPr>
        <w:shd w:val="clear" w:color="auto" w:fill="FFFFFF"/>
        <w:spacing w:before="640" w:line="379" w:lineRule="auto"/>
        <w:rPr>
          <w:rFonts w:asciiTheme="minorHAnsi" w:eastAsia="Georgia" w:hAnsiTheme="minorHAnsi" w:cs="Georgia"/>
          <w:sz w:val="24"/>
          <w:szCs w:val="24"/>
        </w:rPr>
      </w:pPr>
      <w:r w:rsidRPr="008E00CD">
        <w:rPr>
          <w:rFonts w:asciiTheme="minorHAnsi" w:eastAsia="Georgia" w:hAnsiTheme="minorHAnsi" w:cs="Georgia"/>
          <w:noProof/>
          <w:sz w:val="24"/>
          <w:szCs w:val="24"/>
          <w:lang w:val="en-US"/>
        </w:rPr>
        <w:lastRenderedPageBreak/>
        <w:drawing>
          <wp:inline distT="114300" distB="114300" distL="114300" distR="114300">
            <wp:extent cx="5943600" cy="1943100"/>
            <wp:effectExtent l="0" t="0" r="0" b="0"/>
            <wp:docPr id="5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1"/>
                    <a:srcRect/>
                    <a:stretch>
                      <a:fillRect/>
                    </a:stretch>
                  </pic:blipFill>
                  <pic:spPr>
                    <a:xfrm>
                      <a:off x="0" y="0"/>
                      <a:ext cx="5943600" cy="1943100"/>
                    </a:xfrm>
                    <a:prstGeom prst="rect">
                      <a:avLst/>
                    </a:prstGeom>
                    <a:ln/>
                  </pic:spPr>
                </pic:pic>
              </a:graphicData>
            </a:graphic>
          </wp:inline>
        </w:drawing>
      </w:r>
    </w:p>
    <w:p w:rsidR="00237E0E" w:rsidRPr="008E00CD" w:rsidRDefault="008E00CD">
      <w:p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After signing up and enabling the API, we built a python script and we accessed the API using access keys as shown in the experim</w:t>
      </w:r>
      <w:r w:rsidRPr="008E00CD">
        <w:rPr>
          <w:rFonts w:asciiTheme="minorHAnsi" w:eastAsia="Georgia" w:hAnsiTheme="minorHAnsi" w:cs="Georgia"/>
          <w:sz w:val="24"/>
          <w:szCs w:val="24"/>
        </w:rPr>
        <w:t>ent below;</w:t>
      </w:r>
    </w:p>
    <w:p w:rsidR="00237E0E" w:rsidRPr="008E00CD" w:rsidRDefault="008E00CD">
      <w:pPr>
        <w:numPr>
          <w:ilvl w:val="0"/>
          <w:numId w:val="3"/>
        </w:num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We imported important libraries;</w:t>
      </w:r>
    </w:p>
    <w:p w:rsidR="00237E0E" w:rsidRPr="008E00CD" w:rsidRDefault="008E00CD">
      <w:p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noProof/>
          <w:sz w:val="24"/>
          <w:szCs w:val="24"/>
          <w:lang w:val="en-US"/>
        </w:rPr>
        <w:drawing>
          <wp:inline distT="114300" distB="114300" distL="114300" distR="114300">
            <wp:extent cx="5943600" cy="1308100"/>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43600" cy="1308100"/>
                    </a:xfrm>
                    <a:prstGeom prst="rect">
                      <a:avLst/>
                    </a:prstGeom>
                    <a:ln/>
                  </pic:spPr>
                </pic:pic>
              </a:graphicData>
            </a:graphic>
          </wp:inline>
        </w:drawing>
      </w:r>
    </w:p>
    <w:p w:rsidR="00237E0E" w:rsidRPr="008E00CD" w:rsidRDefault="008E00CD">
      <w:p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2. We used the security keys provided when we signed up to use the API to login and access the platform. The setup is shown below</w:t>
      </w:r>
    </w:p>
    <w:p w:rsidR="00237E0E" w:rsidRPr="008E00CD" w:rsidRDefault="008E00CD">
      <w:p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noProof/>
          <w:sz w:val="24"/>
          <w:szCs w:val="24"/>
          <w:lang w:val="en-US"/>
        </w:rPr>
        <w:drawing>
          <wp:inline distT="114300" distB="114300" distL="114300" distR="114300">
            <wp:extent cx="5943600" cy="762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762000"/>
                    </a:xfrm>
                    <a:prstGeom prst="rect">
                      <a:avLst/>
                    </a:prstGeom>
                    <a:ln/>
                  </pic:spPr>
                </pic:pic>
              </a:graphicData>
            </a:graphic>
          </wp:inline>
        </w:drawing>
      </w:r>
    </w:p>
    <w:p w:rsidR="00237E0E" w:rsidRPr="008E00CD" w:rsidRDefault="008E00CD">
      <w:p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We read in the dataset and visualized the top 5 rows as shown below;</w:t>
      </w:r>
    </w:p>
    <w:p w:rsidR="00237E0E" w:rsidRPr="008E00CD" w:rsidRDefault="008E00CD">
      <w:pPr>
        <w:shd w:val="clear" w:color="auto" w:fill="FFFFFF"/>
        <w:spacing w:before="120" w:line="379" w:lineRule="auto"/>
        <w:rPr>
          <w:rFonts w:asciiTheme="minorHAnsi" w:eastAsia="Georgia" w:hAnsiTheme="minorHAnsi" w:cs="Georgia"/>
          <w:sz w:val="24"/>
          <w:szCs w:val="24"/>
        </w:rPr>
      </w:pPr>
      <w:r w:rsidRPr="008E00CD">
        <w:rPr>
          <w:rFonts w:asciiTheme="minorHAnsi" w:eastAsia="Georgia" w:hAnsiTheme="minorHAnsi" w:cs="Georgia"/>
          <w:noProof/>
          <w:sz w:val="24"/>
          <w:szCs w:val="24"/>
          <w:lang w:val="en-US"/>
        </w:rPr>
        <w:drawing>
          <wp:inline distT="114300" distB="114300" distL="114300" distR="114300">
            <wp:extent cx="5943600" cy="16764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943600" cy="1676400"/>
                    </a:xfrm>
                    <a:prstGeom prst="rect">
                      <a:avLst/>
                    </a:prstGeom>
                    <a:ln/>
                  </pic:spPr>
                </pic:pic>
              </a:graphicData>
            </a:graphic>
          </wp:inline>
        </w:drawing>
      </w:r>
    </w:p>
    <w:p w:rsidR="00237E0E" w:rsidRPr="008E00CD" w:rsidRDefault="008E00CD">
      <w:pPr>
        <w:shd w:val="clear" w:color="auto" w:fill="FFFFFF"/>
        <w:spacing w:before="440" w:line="379" w:lineRule="auto"/>
        <w:rPr>
          <w:rFonts w:asciiTheme="minorHAnsi" w:eastAsia="Georgia" w:hAnsiTheme="minorHAnsi" w:cs="Georgia"/>
          <w:sz w:val="24"/>
          <w:szCs w:val="24"/>
        </w:rPr>
      </w:pPr>
      <w:r w:rsidRPr="008E00CD">
        <w:rPr>
          <w:rFonts w:asciiTheme="minorHAnsi" w:eastAsia="Georgia" w:hAnsiTheme="minorHAnsi" w:cs="Georgia"/>
          <w:sz w:val="24"/>
          <w:szCs w:val="24"/>
        </w:rPr>
        <w:lastRenderedPageBreak/>
        <w:t>After c</w:t>
      </w:r>
      <w:r w:rsidRPr="008E00CD">
        <w:rPr>
          <w:rFonts w:asciiTheme="minorHAnsi" w:eastAsia="Georgia" w:hAnsiTheme="minorHAnsi" w:cs="Georgia"/>
          <w:sz w:val="24"/>
          <w:szCs w:val="24"/>
        </w:rPr>
        <w:t xml:space="preserve">leaning the dataset, we allied </w:t>
      </w:r>
      <w:proofErr w:type="spellStart"/>
      <w:r w:rsidRPr="008E00CD">
        <w:rPr>
          <w:rFonts w:asciiTheme="minorHAnsi" w:eastAsia="Georgia" w:hAnsiTheme="minorHAnsi" w:cs="Georgia"/>
          <w:sz w:val="24"/>
          <w:szCs w:val="24"/>
        </w:rPr>
        <w:t>google’s</w:t>
      </w:r>
      <w:proofErr w:type="spellEnd"/>
      <w:r w:rsidRPr="008E00CD">
        <w:rPr>
          <w:rFonts w:asciiTheme="minorHAnsi" w:eastAsia="Georgia" w:hAnsiTheme="minorHAnsi" w:cs="Georgia"/>
          <w:sz w:val="24"/>
          <w:szCs w:val="24"/>
        </w:rPr>
        <w:t xml:space="preserve"> natural language API to our dataset as shown below;</w:t>
      </w:r>
    </w:p>
    <w:p w:rsidR="00237E0E" w:rsidRPr="008E00CD" w:rsidRDefault="008E00CD">
      <w:pPr>
        <w:shd w:val="clear" w:color="auto" w:fill="FFFFFF"/>
        <w:spacing w:before="440" w:line="379" w:lineRule="auto"/>
        <w:rPr>
          <w:rFonts w:asciiTheme="minorHAnsi" w:eastAsia="Georgia" w:hAnsiTheme="minorHAnsi" w:cs="Georgia"/>
          <w:sz w:val="24"/>
          <w:szCs w:val="24"/>
        </w:rPr>
      </w:pPr>
      <w:r w:rsidRPr="008E00CD">
        <w:rPr>
          <w:rFonts w:asciiTheme="minorHAnsi" w:eastAsia="Georgia" w:hAnsiTheme="minorHAnsi" w:cs="Georgia"/>
          <w:noProof/>
          <w:sz w:val="24"/>
          <w:szCs w:val="24"/>
          <w:lang w:val="en-US"/>
        </w:rPr>
        <w:drawing>
          <wp:inline distT="114300" distB="114300" distL="114300" distR="114300">
            <wp:extent cx="5943600" cy="1778000"/>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5943600" cy="1778000"/>
                    </a:xfrm>
                    <a:prstGeom prst="rect">
                      <a:avLst/>
                    </a:prstGeom>
                    <a:ln/>
                  </pic:spPr>
                </pic:pic>
              </a:graphicData>
            </a:graphic>
          </wp:inline>
        </w:drawing>
      </w:r>
    </w:p>
    <w:p w:rsidR="00237E0E" w:rsidRPr="008E00CD" w:rsidRDefault="008E00CD">
      <w:pPr>
        <w:shd w:val="clear" w:color="auto" w:fill="FFFFFF"/>
        <w:spacing w:before="44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 xml:space="preserve">The results are inform of </w:t>
      </w:r>
      <w:proofErr w:type="spellStart"/>
      <w:r w:rsidRPr="008E00CD">
        <w:rPr>
          <w:rFonts w:asciiTheme="minorHAnsi" w:eastAsia="Georgia" w:hAnsiTheme="minorHAnsi" w:cs="Georgia"/>
          <w:sz w:val="24"/>
          <w:szCs w:val="24"/>
        </w:rPr>
        <w:t>json</w:t>
      </w:r>
      <w:proofErr w:type="spellEnd"/>
      <w:r w:rsidRPr="008E00CD">
        <w:rPr>
          <w:rFonts w:asciiTheme="minorHAnsi" w:eastAsia="Georgia" w:hAnsiTheme="minorHAnsi" w:cs="Georgia"/>
          <w:sz w:val="24"/>
          <w:szCs w:val="24"/>
        </w:rPr>
        <w:t xml:space="preserve"> output. The result is in this format for every sentence is the dataset</w:t>
      </w:r>
    </w:p>
    <w:p w:rsidR="00237E0E" w:rsidRPr="008E00CD" w:rsidRDefault="008E00CD">
      <w:pPr>
        <w:shd w:val="clear" w:color="auto" w:fill="FFFFFF"/>
        <w:spacing w:before="440" w:line="379" w:lineRule="auto"/>
        <w:rPr>
          <w:rFonts w:asciiTheme="minorHAnsi" w:eastAsia="Georgia" w:hAnsiTheme="minorHAnsi" w:cs="Georgia"/>
          <w:sz w:val="24"/>
          <w:szCs w:val="24"/>
        </w:rPr>
      </w:pPr>
      <w:r w:rsidRPr="008E00CD">
        <w:rPr>
          <w:rFonts w:asciiTheme="minorHAnsi" w:eastAsia="Georgia" w:hAnsiTheme="minorHAnsi" w:cs="Georgia"/>
          <w:noProof/>
          <w:sz w:val="24"/>
          <w:szCs w:val="24"/>
          <w:lang w:val="en-US"/>
        </w:rPr>
        <w:drawing>
          <wp:inline distT="114300" distB="114300" distL="114300" distR="114300">
            <wp:extent cx="5943600" cy="32004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943600" cy="3200400"/>
                    </a:xfrm>
                    <a:prstGeom prst="rect">
                      <a:avLst/>
                    </a:prstGeom>
                    <a:ln/>
                  </pic:spPr>
                </pic:pic>
              </a:graphicData>
            </a:graphic>
          </wp:inline>
        </w:drawing>
      </w:r>
    </w:p>
    <w:p w:rsidR="00237E0E" w:rsidRPr="008E00CD" w:rsidRDefault="008E00CD">
      <w:pPr>
        <w:shd w:val="clear" w:color="auto" w:fill="FFFFFF"/>
        <w:spacing w:before="440" w:line="379" w:lineRule="auto"/>
        <w:rPr>
          <w:rFonts w:asciiTheme="minorHAnsi" w:eastAsia="Georgia" w:hAnsiTheme="minorHAnsi" w:cs="Georgia"/>
          <w:sz w:val="24"/>
          <w:szCs w:val="24"/>
        </w:rPr>
      </w:pPr>
      <w:r w:rsidRPr="008E00CD">
        <w:rPr>
          <w:rFonts w:asciiTheme="minorHAnsi" w:eastAsia="Georgia" w:hAnsiTheme="minorHAnsi" w:cs="Georgia"/>
          <w:sz w:val="24"/>
          <w:szCs w:val="24"/>
        </w:rPr>
        <w:t>We saved the results as a CSV file for further analysis.</w:t>
      </w:r>
    </w:p>
    <w:p w:rsidR="00237E0E" w:rsidRPr="008E00CD" w:rsidRDefault="008E00CD">
      <w:pPr>
        <w:shd w:val="clear" w:color="auto" w:fill="FFFFFF"/>
        <w:spacing w:before="440" w:line="379" w:lineRule="auto"/>
        <w:rPr>
          <w:rFonts w:asciiTheme="minorHAnsi" w:eastAsia="Georgia" w:hAnsiTheme="minorHAnsi" w:cs="Georgia"/>
          <w:sz w:val="24"/>
          <w:szCs w:val="24"/>
        </w:rPr>
      </w:pPr>
      <w:r w:rsidRPr="008E00CD">
        <w:rPr>
          <w:rFonts w:asciiTheme="minorHAnsi" w:eastAsia="Georgia" w:hAnsiTheme="minorHAnsi" w:cs="Georgia"/>
          <w:noProof/>
          <w:sz w:val="24"/>
          <w:szCs w:val="24"/>
          <w:lang w:val="en-US"/>
        </w:rPr>
        <w:lastRenderedPageBreak/>
        <w:drawing>
          <wp:inline distT="114300" distB="114300" distL="114300" distR="114300">
            <wp:extent cx="5943600" cy="7874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5943600" cy="787400"/>
                    </a:xfrm>
                    <a:prstGeom prst="rect">
                      <a:avLst/>
                    </a:prstGeom>
                    <a:ln/>
                  </pic:spPr>
                </pic:pic>
              </a:graphicData>
            </a:graphic>
          </wp:inline>
        </w:drawing>
      </w:r>
    </w:p>
    <w:p w:rsidR="00237E0E" w:rsidRPr="008E00CD" w:rsidRDefault="00237E0E">
      <w:pPr>
        <w:rPr>
          <w:rFonts w:asciiTheme="minorHAnsi" w:hAnsiTheme="minorHAnsi"/>
          <w:sz w:val="24"/>
          <w:szCs w:val="24"/>
        </w:rPr>
      </w:pPr>
    </w:p>
    <w:p w:rsidR="00237E0E" w:rsidRPr="008E00CD" w:rsidRDefault="008E00CD">
      <w:pPr>
        <w:pStyle w:val="Heading4"/>
        <w:rPr>
          <w:rFonts w:asciiTheme="minorHAnsi" w:eastAsia="Times New Roman" w:hAnsiTheme="minorHAnsi" w:cs="Times New Roman"/>
          <w:color w:val="auto"/>
        </w:rPr>
      </w:pPr>
      <w:r w:rsidRPr="008E00CD">
        <w:rPr>
          <w:rFonts w:asciiTheme="minorHAnsi" w:eastAsia="Times New Roman" w:hAnsiTheme="minorHAnsi" w:cs="Times New Roman"/>
          <w:color w:val="auto"/>
        </w:rPr>
        <w:t>AZURE API</w:t>
      </w:r>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sz w:val="24"/>
          <w:szCs w:val="24"/>
        </w:rPr>
        <w:t xml:space="preserve">Firstly, we should set the configuration of the API which includes Azure user service group subscription key and base server URL: </w:t>
      </w:r>
    </w:p>
    <w:p w:rsidR="00237E0E" w:rsidRPr="008E00CD" w:rsidRDefault="008E00CD">
      <w:pP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11303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943600" cy="1130300"/>
                    </a:xfrm>
                    <a:prstGeom prst="rect">
                      <a:avLst/>
                    </a:prstGeom>
                    <a:ln/>
                  </pic:spPr>
                </pic:pic>
              </a:graphicData>
            </a:graphic>
          </wp:inline>
        </w:drawing>
      </w:r>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sz w:val="24"/>
          <w:szCs w:val="24"/>
        </w:rPr>
        <w:t>And then, we read the origin</w:t>
      </w:r>
      <w:bookmarkStart w:id="17" w:name="_GoBack"/>
      <w:bookmarkEnd w:id="17"/>
      <w:r w:rsidRPr="008E00CD">
        <w:rPr>
          <w:rFonts w:asciiTheme="minorHAnsi" w:hAnsiTheme="minorHAnsi"/>
          <w:sz w:val="24"/>
          <w:szCs w:val="24"/>
        </w:rPr>
        <w:t>al JSON file:</w:t>
      </w:r>
    </w:p>
    <w:p w:rsidR="00237E0E" w:rsidRPr="008E00CD" w:rsidRDefault="008E00CD">
      <w:pP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1435100"/>
            <wp:effectExtent l="0" t="0" r="0" b="0"/>
            <wp:docPr id="6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srcRect/>
                    <a:stretch>
                      <a:fillRect/>
                    </a:stretch>
                  </pic:blipFill>
                  <pic:spPr>
                    <a:xfrm>
                      <a:off x="0" y="0"/>
                      <a:ext cx="5943600" cy="1435100"/>
                    </a:xfrm>
                    <a:prstGeom prst="rect">
                      <a:avLst/>
                    </a:prstGeom>
                    <a:ln/>
                  </pic:spPr>
                </pic:pic>
              </a:graphicData>
            </a:graphic>
          </wp:inline>
        </w:drawing>
      </w:r>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sz w:val="24"/>
          <w:szCs w:val="24"/>
        </w:rPr>
        <w:t xml:space="preserve">For the Azure API, It needs a special format of JSON fire which includes a list of language types because Azure can handle different language text for sentiment analyzing. Thus we should edit the file format we have now to the format suitable for Azure </w:t>
      </w:r>
      <w:proofErr w:type="gramStart"/>
      <w:r w:rsidRPr="008E00CD">
        <w:rPr>
          <w:rFonts w:asciiTheme="minorHAnsi" w:hAnsiTheme="minorHAnsi"/>
          <w:sz w:val="24"/>
          <w:szCs w:val="24"/>
        </w:rPr>
        <w:t>API</w:t>
      </w:r>
      <w:r w:rsidRPr="008E00CD">
        <w:rPr>
          <w:rFonts w:asciiTheme="minorHAnsi" w:hAnsiTheme="minorHAnsi"/>
          <w:sz w:val="24"/>
          <w:szCs w:val="24"/>
        </w:rPr>
        <w:t xml:space="preserve"> :</w:t>
      </w:r>
      <w:proofErr w:type="gramEnd"/>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653088" cy="1984016"/>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0"/>
                    <a:srcRect/>
                    <a:stretch>
                      <a:fillRect/>
                    </a:stretch>
                  </pic:blipFill>
                  <pic:spPr>
                    <a:xfrm>
                      <a:off x="0" y="0"/>
                      <a:ext cx="5653088" cy="1984016"/>
                    </a:xfrm>
                    <a:prstGeom prst="rect">
                      <a:avLst/>
                    </a:prstGeom>
                    <a:ln/>
                  </pic:spPr>
                </pic:pic>
              </a:graphicData>
            </a:graphic>
          </wp:inline>
        </w:drawing>
      </w:r>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sz w:val="24"/>
          <w:szCs w:val="24"/>
        </w:rPr>
        <w:t>At last, we use the API to process our normalized JSON file and we can get the result of each sentence:</w:t>
      </w:r>
    </w:p>
    <w:p w:rsidR="00237E0E" w:rsidRPr="008E00CD" w:rsidRDefault="008E00CD">
      <w:pP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26543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5943600" cy="2654300"/>
                    </a:xfrm>
                    <a:prstGeom prst="rect">
                      <a:avLst/>
                    </a:prstGeom>
                    <a:ln/>
                  </pic:spPr>
                </pic:pic>
              </a:graphicData>
            </a:graphic>
          </wp:inline>
        </w:drawing>
      </w:r>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sz w:val="24"/>
          <w:szCs w:val="24"/>
        </w:rPr>
        <w:t xml:space="preserve">There is </w:t>
      </w:r>
      <w:proofErr w:type="spellStart"/>
      <w:proofErr w:type="gramStart"/>
      <w:r w:rsidRPr="008E00CD">
        <w:rPr>
          <w:rFonts w:asciiTheme="minorHAnsi" w:hAnsiTheme="minorHAnsi"/>
          <w:sz w:val="24"/>
          <w:szCs w:val="24"/>
        </w:rPr>
        <w:t>a</w:t>
      </w:r>
      <w:proofErr w:type="spellEnd"/>
      <w:proofErr w:type="gramEnd"/>
      <w:r w:rsidRPr="008E00CD">
        <w:rPr>
          <w:rFonts w:asciiTheme="minorHAnsi" w:hAnsiTheme="minorHAnsi"/>
          <w:sz w:val="24"/>
          <w:szCs w:val="24"/>
        </w:rPr>
        <w:t xml:space="preserve"> important problem for us to tackle. The problem is that the text file we use is too large to </w:t>
      </w:r>
      <w:proofErr w:type="gramStart"/>
      <w:r w:rsidRPr="008E00CD">
        <w:rPr>
          <w:rFonts w:asciiTheme="minorHAnsi" w:hAnsiTheme="minorHAnsi"/>
          <w:sz w:val="24"/>
          <w:szCs w:val="24"/>
        </w:rPr>
        <w:t>process :</w:t>
      </w:r>
      <w:proofErr w:type="gramEnd"/>
    </w:p>
    <w:p w:rsidR="00237E0E" w:rsidRPr="008E00CD" w:rsidRDefault="008E00CD">
      <w:pP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13208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2"/>
                    <a:srcRect/>
                    <a:stretch>
                      <a:fillRect/>
                    </a:stretch>
                  </pic:blipFill>
                  <pic:spPr>
                    <a:xfrm>
                      <a:off x="0" y="0"/>
                      <a:ext cx="5943600" cy="1320800"/>
                    </a:xfrm>
                    <a:prstGeom prst="rect">
                      <a:avLst/>
                    </a:prstGeom>
                    <a:ln/>
                  </pic:spPr>
                </pic:pic>
              </a:graphicData>
            </a:graphic>
          </wp:inline>
        </w:drawing>
      </w:r>
      <w:r w:rsidRPr="008E00CD">
        <w:rPr>
          <w:rFonts w:asciiTheme="minorHAnsi" w:hAnsiTheme="minorHAnsi"/>
          <w:sz w:val="24"/>
          <w:szCs w:val="24"/>
        </w:rPr>
        <w:t xml:space="preserve"> </w:t>
      </w:r>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sz w:val="24"/>
          <w:szCs w:val="24"/>
        </w:rPr>
        <w:t>And we were trying to fix this issue by dividing the file into several small parts and process each part by a loop function and then add the results together, but because of lacking appropriate semantic skill in Python, we failed to finish that proceed. An</w:t>
      </w:r>
      <w:r w:rsidRPr="008E00CD">
        <w:rPr>
          <w:rFonts w:asciiTheme="minorHAnsi" w:hAnsiTheme="minorHAnsi"/>
          <w:sz w:val="24"/>
          <w:szCs w:val="24"/>
        </w:rPr>
        <w:t xml:space="preserve">d we finally only processed half of the file. </w:t>
      </w:r>
    </w:p>
    <w:p w:rsidR="00237E0E" w:rsidRPr="008E00CD" w:rsidRDefault="008E00CD">
      <w:pPr>
        <w:pStyle w:val="Heading4"/>
        <w:rPr>
          <w:rFonts w:asciiTheme="minorHAnsi" w:eastAsia="Times New Roman" w:hAnsiTheme="minorHAnsi" w:cs="Times New Roman"/>
          <w:color w:val="auto"/>
        </w:rPr>
      </w:pPr>
      <w:bookmarkStart w:id="18" w:name="_csdm1z44f6bz" w:colFirst="0" w:colLast="0"/>
      <w:bookmarkEnd w:id="18"/>
      <w:r w:rsidRPr="008E00CD">
        <w:rPr>
          <w:rFonts w:asciiTheme="minorHAnsi" w:eastAsia="Times New Roman" w:hAnsiTheme="minorHAnsi" w:cs="Times New Roman"/>
          <w:color w:val="auto"/>
        </w:rPr>
        <w:t>Amazon API</w:t>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t>Amazon Comprehend is a natural language processing (NLP) service that uses machine learning to find insights and relationships in text. Amazon Comprehend uses machine learning to help you uncover th</w:t>
      </w:r>
      <w:r w:rsidRPr="008E00CD">
        <w:rPr>
          <w:rFonts w:asciiTheme="minorHAnsi" w:hAnsiTheme="minorHAnsi"/>
          <w:sz w:val="24"/>
          <w:szCs w:val="24"/>
        </w:rPr>
        <w:t xml:space="preserve">e insights and relationships in an unstructured data. The service identifies the language of the text; extracts key phrases, places, people, brands, or events; understands how positive or negative the text is; analyzes text using tokenization and parts of </w:t>
      </w:r>
      <w:r w:rsidRPr="008E00CD">
        <w:rPr>
          <w:rFonts w:asciiTheme="minorHAnsi" w:hAnsiTheme="minorHAnsi"/>
          <w:sz w:val="24"/>
          <w:szCs w:val="24"/>
        </w:rPr>
        <w:t xml:space="preserve">speech; and automatically organizes a collection of text files by topic. </w:t>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lastRenderedPageBreak/>
        <w:t>Setup</w:t>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t xml:space="preserve">After signing up and creating public access keys, we were able to access Amazon’s platform using a </w:t>
      </w:r>
      <w:proofErr w:type="spellStart"/>
      <w:r w:rsidRPr="008E00CD">
        <w:rPr>
          <w:rFonts w:asciiTheme="minorHAnsi" w:hAnsiTheme="minorHAnsi"/>
          <w:sz w:val="24"/>
          <w:szCs w:val="24"/>
        </w:rPr>
        <w:t>jupyter</w:t>
      </w:r>
      <w:proofErr w:type="spellEnd"/>
      <w:r w:rsidRPr="008E00CD">
        <w:rPr>
          <w:rFonts w:asciiTheme="minorHAnsi" w:hAnsiTheme="minorHAnsi"/>
          <w:sz w:val="24"/>
          <w:szCs w:val="24"/>
        </w:rPr>
        <w:t xml:space="preserve"> notebook as shown below;</w:t>
      </w:r>
    </w:p>
    <w:p w:rsidR="00237E0E" w:rsidRPr="008E00CD" w:rsidRDefault="008E00CD">
      <w:pPr>
        <w:spacing w:after="220"/>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1143000"/>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3"/>
                    <a:srcRect/>
                    <a:stretch>
                      <a:fillRect/>
                    </a:stretch>
                  </pic:blipFill>
                  <pic:spPr>
                    <a:xfrm>
                      <a:off x="0" y="0"/>
                      <a:ext cx="5943600" cy="1143000"/>
                    </a:xfrm>
                    <a:prstGeom prst="rect">
                      <a:avLst/>
                    </a:prstGeom>
                    <a:ln/>
                  </pic:spPr>
                </pic:pic>
              </a:graphicData>
            </a:graphic>
          </wp:inline>
        </w:drawing>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t xml:space="preserve">We then loaded the dataset as shown below </w:t>
      </w:r>
      <w:r w:rsidRPr="008E00CD">
        <w:rPr>
          <w:rFonts w:asciiTheme="minorHAnsi" w:hAnsiTheme="minorHAnsi"/>
          <w:sz w:val="24"/>
          <w:szCs w:val="24"/>
        </w:rPr>
        <w:t>and displayed the top 5 rows;</w:t>
      </w:r>
    </w:p>
    <w:p w:rsidR="00237E0E" w:rsidRPr="008E00CD" w:rsidRDefault="008E00CD">
      <w:pPr>
        <w:spacing w:after="220"/>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21971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943600" cy="2197100"/>
                    </a:xfrm>
                    <a:prstGeom prst="rect">
                      <a:avLst/>
                    </a:prstGeom>
                    <a:ln/>
                  </pic:spPr>
                </pic:pic>
              </a:graphicData>
            </a:graphic>
          </wp:inline>
        </w:drawing>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t>We reset and cleaned the datasets in the steps shown below;</w:t>
      </w:r>
    </w:p>
    <w:p w:rsidR="00237E0E" w:rsidRPr="008E00CD" w:rsidRDefault="008E00CD">
      <w:pPr>
        <w:spacing w:after="220"/>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1003300"/>
            <wp:effectExtent l="0" t="0" r="0" b="0"/>
            <wp:docPr id="3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srcRect/>
                    <a:stretch>
                      <a:fillRect/>
                    </a:stretch>
                  </pic:blipFill>
                  <pic:spPr>
                    <a:xfrm>
                      <a:off x="0" y="0"/>
                      <a:ext cx="5943600" cy="1003300"/>
                    </a:xfrm>
                    <a:prstGeom prst="rect">
                      <a:avLst/>
                    </a:prstGeom>
                    <a:ln/>
                  </pic:spPr>
                </pic:pic>
              </a:graphicData>
            </a:graphic>
          </wp:inline>
        </w:drawing>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t>We then applied Amazon’s natural language Comprehend service to each line in our dataset as shown below;</w:t>
      </w:r>
    </w:p>
    <w:p w:rsidR="00237E0E" w:rsidRPr="008E00CD" w:rsidRDefault="008E00CD">
      <w:pPr>
        <w:spacing w:after="220"/>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825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943600" cy="825500"/>
                    </a:xfrm>
                    <a:prstGeom prst="rect">
                      <a:avLst/>
                    </a:prstGeom>
                    <a:ln/>
                  </pic:spPr>
                </pic:pic>
              </a:graphicData>
            </a:graphic>
          </wp:inline>
        </w:drawing>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t>For each line of text in the original dataset, we saved</w:t>
      </w:r>
      <w:r w:rsidRPr="008E00CD">
        <w:rPr>
          <w:rFonts w:asciiTheme="minorHAnsi" w:hAnsiTheme="minorHAnsi"/>
          <w:sz w:val="24"/>
          <w:szCs w:val="24"/>
        </w:rPr>
        <w:t xml:space="preserve"> the results in a list as shown above.</w:t>
      </w:r>
    </w:p>
    <w:p w:rsidR="00237E0E" w:rsidRPr="008E00CD" w:rsidRDefault="008E00CD">
      <w:pPr>
        <w:spacing w:after="220"/>
        <w:rPr>
          <w:rFonts w:asciiTheme="minorHAnsi" w:hAnsiTheme="minorHAnsi"/>
          <w:sz w:val="24"/>
          <w:szCs w:val="24"/>
        </w:rPr>
      </w:pPr>
      <w:r w:rsidRPr="008E00CD">
        <w:rPr>
          <w:rFonts w:asciiTheme="minorHAnsi" w:hAnsiTheme="minorHAnsi"/>
          <w:sz w:val="24"/>
          <w:szCs w:val="24"/>
        </w:rPr>
        <w:lastRenderedPageBreak/>
        <w:t xml:space="preserve">We then extracted the results from a </w:t>
      </w:r>
      <w:proofErr w:type="spellStart"/>
      <w:r w:rsidRPr="008E00CD">
        <w:rPr>
          <w:rFonts w:asciiTheme="minorHAnsi" w:hAnsiTheme="minorHAnsi"/>
          <w:sz w:val="24"/>
          <w:szCs w:val="24"/>
        </w:rPr>
        <w:t>json</w:t>
      </w:r>
      <w:proofErr w:type="spellEnd"/>
      <w:r w:rsidRPr="008E00CD">
        <w:rPr>
          <w:rFonts w:asciiTheme="minorHAnsi" w:hAnsiTheme="minorHAnsi"/>
          <w:sz w:val="24"/>
          <w:szCs w:val="24"/>
        </w:rPr>
        <w:t xml:space="preserve"> output and saved them in a csv file for future analysis as shown in the snapshot below</w:t>
      </w:r>
    </w:p>
    <w:p w:rsidR="00237E0E" w:rsidRPr="008E00CD" w:rsidRDefault="008E00CD">
      <w:pPr>
        <w:spacing w:after="220"/>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5943600" cy="2311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7"/>
                    <a:srcRect/>
                    <a:stretch>
                      <a:fillRect/>
                    </a:stretch>
                  </pic:blipFill>
                  <pic:spPr>
                    <a:xfrm>
                      <a:off x="0" y="0"/>
                      <a:ext cx="5943600" cy="2311400"/>
                    </a:xfrm>
                    <a:prstGeom prst="rect">
                      <a:avLst/>
                    </a:prstGeom>
                    <a:ln/>
                  </pic:spPr>
                </pic:pic>
              </a:graphicData>
            </a:graphic>
          </wp:inline>
        </w:drawing>
      </w:r>
    </w:p>
    <w:p w:rsidR="00237E0E" w:rsidRPr="008E00CD" w:rsidRDefault="00237E0E">
      <w:pPr>
        <w:rPr>
          <w:rFonts w:asciiTheme="minorHAnsi" w:hAnsiTheme="minorHAnsi"/>
          <w:sz w:val="24"/>
          <w:szCs w:val="24"/>
        </w:rPr>
      </w:pPr>
    </w:p>
    <w:p w:rsidR="00237E0E" w:rsidRPr="008E00CD" w:rsidRDefault="00237E0E">
      <w:pPr>
        <w:rPr>
          <w:rFonts w:asciiTheme="minorHAnsi" w:hAnsiTheme="minorHAnsi"/>
          <w:sz w:val="24"/>
          <w:szCs w:val="24"/>
        </w:rPr>
      </w:pPr>
    </w:p>
    <w:p w:rsidR="00237E0E" w:rsidRPr="008E00CD" w:rsidRDefault="008E00CD">
      <w:pPr>
        <w:pStyle w:val="Heading3"/>
        <w:rPr>
          <w:rFonts w:asciiTheme="minorHAnsi" w:eastAsia="Times New Roman" w:hAnsiTheme="minorHAnsi" w:cs="Times New Roman"/>
          <w:color w:val="auto"/>
          <w:sz w:val="24"/>
          <w:szCs w:val="24"/>
        </w:rPr>
      </w:pPr>
      <w:bookmarkStart w:id="19" w:name="_rd1slabfj3x7" w:colFirst="0" w:colLast="0"/>
      <w:bookmarkEnd w:id="19"/>
      <w:r w:rsidRPr="008E00CD">
        <w:rPr>
          <w:rFonts w:asciiTheme="minorHAnsi" w:eastAsia="Times New Roman" w:hAnsiTheme="minorHAnsi" w:cs="Times New Roman"/>
          <w:color w:val="auto"/>
          <w:sz w:val="24"/>
          <w:szCs w:val="24"/>
        </w:rPr>
        <w:t>Experiment 4:</w:t>
      </w:r>
    </w:p>
    <w:p w:rsidR="00237E0E" w:rsidRPr="008E00CD" w:rsidRDefault="00237E0E">
      <w:pPr>
        <w:rPr>
          <w:rFonts w:asciiTheme="minorHAnsi" w:hAnsiTheme="minorHAnsi"/>
          <w:sz w:val="24"/>
          <w:szCs w:val="24"/>
        </w:rPr>
      </w:pPr>
    </w:p>
    <w:p w:rsidR="00237E0E" w:rsidRPr="008E00CD" w:rsidRDefault="008E00CD">
      <w:pPr>
        <w:pStyle w:val="Heading4"/>
        <w:rPr>
          <w:rFonts w:asciiTheme="minorHAnsi" w:hAnsiTheme="minorHAnsi"/>
          <w:color w:val="auto"/>
        </w:rPr>
      </w:pPr>
      <w:bookmarkStart w:id="20" w:name="_3skl95vfir1y" w:colFirst="0" w:colLast="0"/>
      <w:bookmarkEnd w:id="20"/>
      <w:r w:rsidRPr="008E00CD">
        <w:rPr>
          <w:rFonts w:asciiTheme="minorHAnsi" w:hAnsiTheme="minorHAnsi"/>
          <w:color w:val="auto"/>
        </w:rPr>
        <w:t>TPOT</w:t>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TPOT uses genetic algorithm to select the most suitable model for your data.</w:t>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6090929" cy="315753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srcRect l="13782" t="25356" r="18429" b="12250"/>
                    <a:stretch>
                      <a:fillRect/>
                    </a:stretch>
                  </pic:blipFill>
                  <pic:spPr>
                    <a:xfrm>
                      <a:off x="0" y="0"/>
                      <a:ext cx="6090929" cy="3157538"/>
                    </a:xfrm>
                    <a:prstGeom prst="rect">
                      <a:avLst/>
                    </a:prstGeom>
                    <a:ln/>
                  </pic:spPr>
                </pic:pic>
              </a:graphicData>
            </a:graphic>
          </wp:inline>
        </w:drawing>
      </w:r>
    </w:p>
    <w:p w:rsidR="00237E0E" w:rsidRPr="008E00CD" w:rsidRDefault="008E00CD">
      <w:pPr>
        <w:rPr>
          <w:rFonts w:asciiTheme="minorHAnsi" w:hAnsiTheme="minorHAnsi"/>
          <w:sz w:val="24"/>
          <w:szCs w:val="24"/>
          <w:shd w:val="clear" w:color="auto" w:fill="F7F7F7"/>
        </w:rPr>
      </w:pPr>
      <w:r w:rsidRPr="008E00CD">
        <w:rPr>
          <w:rFonts w:asciiTheme="minorHAnsi" w:hAnsiTheme="minorHAnsi"/>
          <w:sz w:val="24"/>
          <w:szCs w:val="24"/>
          <w:shd w:val="clear" w:color="auto" w:fill="F7F7F7"/>
        </w:rPr>
        <w:t>The confusion matrix as follow:</w:t>
      </w:r>
    </w:p>
    <w:p w:rsidR="00237E0E" w:rsidRPr="008E00CD" w:rsidRDefault="008E00CD">
      <w:pPr>
        <w:rPr>
          <w:rFonts w:asciiTheme="minorHAnsi" w:hAnsiTheme="minorHAnsi"/>
          <w:sz w:val="24"/>
          <w:szCs w:val="24"/>
          <w:shd w:val="clear" w:color="auto" w:fill="F7F7F7"/>
        </w:rPr>
      </w:pPr>
      <w:r w:rsidRPr="008E00CD">
        <w:rPr>
          <w:rFonts w:asciiTheme="minorHAnsi" w:hAnsiTheme="minorHAnsi"/>
          <w:noProof/>
          <w:sz w:val="24"/>
          <w:szCs w:val="24"/>
          <w:shd w:val="clear" w:color="auto" w:fill="F7F7F7"/>
          <w:lang w:val="en-US"/>
        </w:rPr>
        <w:lastRenderedPageBreak/>
        <w:drawing>
          <wp:inline distT="114300" distB="114300" distL="114300" distR="114300">
            <wp:extent cx="6213740" cy="1309688"/>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9"/>
                    <a:srcRect l="13461" t="43019" r="18108" b="31339"/>
                    <a:stretch>
                      <a:fillRect/>
                    </a:stretch>
                  </pic:blipFill>
                  <pic:spPr>
                    <a:xfrm>
                      <a:off x="0" y="0"/>
                      <a:ext cx="6213740" cy="1309688"/>
                    </a:xfrm>
                    <a:prstGeom prst="rect">
                      <a:avLst/>
                    </a:prstGeom>
                    <a:ln/>
                  </pic:spPr>
                </pic:pic>
              </a:graphicData>
            </a:graphic>
          </wp:inline>
        </w:drawing>
      </w:r>
    </w:p>
    <w:p w:rsidR="00237E0E" w:rsidRPr="008E00CD" w:rsidRDefault="008E00CD">
      <w:pPr>
        <w:rPr>
          <w:rFonts w:asciiTheme="minorHAnsi" w:eastAsia="Times New Roman" w:hAnsiTheme="minorHAnsi" w:cs="Times New Roman"/>
          <w:sz w:val="24"/>
          <w:szCs w:val="24"/>
        </w:rPr>
      </w:pPr>
      <w:r w:rsidRPr="008E00CD">
        <w:rPr>
          <w:rFonts w:asciiTheme="minorHAnsi" w:eastAsia="Times New Roman" w:hAnsiTheme="minorHAnsi" w:cs="Times New Roman"/>
          <w:sz w:val="24"/>
          <w:szCs w:val="24"/>
        </w:rPr>
        <w:t>The best generation of TPOT had score of 0.65.</w:t>
      </w:r>
    </w:p>
    <w:p w:rsidR="00237E0E" w:rsidRPr="008E00CD" w:rsidRDefault="00237E0E">
      <w:pPr>
        <w:rPr>
          <w:rFonts w:asciiTheme="minorHAnsi" w:hAnsiTheme="minorHAnsi"/>
          <w:sz w:val="24"/>
          <w:szCs w:val="24"/>
        </w:rPr>
      </w:pPr>
    </w:p>
    <w:p w:rsidR="00237E0E" w:rsidRPr="008E00CD" w:rsidRDefault="008E00CD">
      <w:pPr>
        <w:pStyle w:val="Heading4"/>
        <w:rPr>
          <w:rFonts w:asciiTheme="minorHAnsi" w:hAnsiTheme="minorHAnsi"/>
          <w:color w:val="auto"/>
        </w:rPr>
      </w:pPr>
      <w:bookmarkStart w:id="21" w:name="_y8oa1a7vo840" w:colFirst="0" w:colLast="0"/>
      <w:bookmarkEnd w:id="21"/>
      <w:proofErr w:type="spellStart"/>
      <w:r w:rsidRPr="008E00CD">
        <w:rPr>
          <w:rFonts w:asciiTheme="minorHAnsi" w:hAnsiTheme="minorHAnsi"/>
          <w:color w:val="auto"/>
        </w:rPr>
        <w:t>AutoSKLearn</w:t>
      </w:r>
      <w:proofErr w:type="spellEnd"/>
    </w:p>
    <w:p w:rsidR="00237E0E" w:rsidRPr="008E00CD" w:rsidRDefault="008E00CD">
      <w:pPr>
        <w:rPr>
          <w:rFonts w:asciiTheme="minorHAnsi" w:hAnsiTheme="minorHAnsi"/>
          <w:sz w:val="24"/>
          <w:szCs w:val="24"/>
        </w:rPr>
      </w:pPr>
      <w:r w:rsidRPr="008E00CD">
        <w:rPr>
          <w:rFonts w:asciiTheme="minorHAnsi" w:hAnsiTheme="minorHAnsi"/>
          <w:sz w:val="24"/>
          <w:szCs w:val="24"/>
        </w:rPr>
        <w:t>The data set looks like:</w:t>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4690411" cy="136683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l="4006" t="20797" r="43750" b="52136"/>
                    <a:stretch>
                      <a:fillRect/>
                    </a:stretch>
                  </pic:blipFill>
                  <pic:spPr>
                    <a:xfrm>
                      <a:off x="0" y="0"/>
                      <a:ext cx="4690411" cy="1366838"/>
                    </a:xfrm>
                    <a:prstGeom prst="rect">
                      <a:avLst/>
                    </a:prstGeom>
                    <a:ln/>
                  </pic:spPr>
                </pic:pic>
              </a:graphicData>
            </a:graphic>
          </wp:inline>
        </w:drawing>
      </w:r>
    </w:p>
    <w:p w:rsidR="00237E0E" w:rsidRPr="008E00CD" w:rsidRDefault="008E00CD">
      <w:pPr>
        <w:jc w:val="center"/>
        <w:rPr>
          <w:rFonts w:asciiTheme="minorHAnsi" w:hAnsiTheme="minorHAnsi"/>
          <w:sz w:val="24"/>
          <w:szCs w:val="24"/>
        </w:rPr>
      </w:pPr>
      <w:r w:rsidRPr="008E00CD">
        <w:rPr>
          <w:rFonts w:asciiTheme="minorHAnsi" w:hAnsiTheme="minorHAnsi"/>
          <w:noProof/>
          <w:sz w:val="24"/>
          <w:szCs w:val="24"/>
          <w:lang w:val="en-US"/>
        </w:rPr>
        <w:drawing>
          <wp:inline distT="114300" distB="114300" distL="114300" distR="114300">
            <wp:extent cx="4456099" cy="3614738"/>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l="3205" t="20512" r="51602" b="14245"/>
                    <a:stretch>
                      <a:fillRect/>
                    </a:stretch>
                  </pic:blipFill>
                  <pic:spPr>
                    <a:xfrm>
                      <a:off x="0" y="0"/>
                      <a:ext cx="4456099" cy="3614738"/>
                    </a:xfrm>
                    <a:prstGeom prst="rect">
                      <a:avLst/>
                    </a:prstGeom>
                    <a:ln/>
                  </pic:spPr>
                </pic:pic>
              </a:graphicData>
            </a:graphic>
          </wp:inline>
        </w:drawing>
      </w:r>
    </w:p>
    <w:p w:rsidR="00237E0E" w:rsidRPr="008E00CD" w:rsidRDefault="008E00CD">
      <w:pPr>
        <w:rPr>
          <w:rFonts w:asciiTheme="minorHAnsi" w:hAnsiTheme="minorHAnsi"/>
          <w:sz w:val="24"/>
          <w:szCs w:val="24"/>
        </w:rPr>
      </w:pPr>
      <w:r w:rsidRPr="008E00CD">
        <w:rPr>
          <w:rFonts w:asciiTheme="minorHAnsi" w:hAnsiTheme="minorHAnsi"/>
          <w:sz w:val="24"/>
          <w:szCs w:val="24"/>
        </w:rPr>
        <w:t>The test accuracy is 0.63.</w:t>
      </w:r>
    </w:p>
    <w:p w:rsidR="00237E0E" w:rsidRPr="008E00CD" w:rsidRDefault="008E00CD">
      <w:pPr>
        <w:pStyle w:val="Heading4"/>
        <w:rPr>
          <w:rFonts w:asciiTheme="minorHAnsi" w:hAnsiTheme="minorHAnsi"/>
          <w:color w:val="auto"/>
        </w:rPr>
      </w:pPr>
      <w:bookmarkStart w:id="22" w:name="_o2cg0s7d8det" w:colFirst="0" w:colLast="0"/>
      <w:bookmarkEnd w:id="22"/>
      <w:r w:rsidRPr="008E00CD">
        <w:rPr>
          <w:rFonts w:asciiTheme="minorHAnsi" w:hAnsiTheme="minorHAnsi"/>
          <w:color w:val="auto"/>
        </w:rPr>
        <w:lastRenderedPageBreak/>
        <w:t>H2O</w:t>
      </w: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 xml:space="preserve">H2O is an open source, in-memory, distributed, fast, and scalable machine learning and predictive analytics platform that allows you to build machine learning models on big data and provides easy </w:t>
      </w:r>
      <w:proofErr w:type="spellStart"/>
      <w:r w:rsidRPr="008E00CD">
        <w:rPr>
          <w:rFonts w:asciiTheme="minorHAnsi" w:hAnsiTheme="minorHAnsi"/>
          <w:sz w:val="24"/>
          <w:szCs w:val="24"/>
          <w:shd w:val="clear" w:color="auto" w:fill="FCFCFC"/>
        </w:rPr>
        <w:t>productionalization</w:t>
      </w:r>
      <w:proofErr w:type="spellEnd"/>
      <w:r w:rsidRPr="008E00CD">
        <w:rPr>
          <w:rFonts w:asciiTheme="minorHAnsi" w:hAnsiTheme="minorHAnsi"/>
          <w:sz w:val="24"/>
          <w:szCs w:val="24"/>
          <w:shd w:val="clear" w:color="auto" w:fill="FCFCFC"/>
        </w:rPr>
        <w:t xml:space="preserve"> of those models in an enterprise environ</w:t>
      </w:r>
      <w:r w:rsidRPr="008E00CD">
        <w:rPr>
          <w:rFonts w:asciiTheme="minorHAnsi" w:hAnsiTheme="minorHAnsi"/>
          <w:sz w:val="24"/>
          <w:szCs w:val="24"/>
          <w:shd w:val="clear" w:color="auto" w:fill="FCFCFC"/>
        </w:rPr>
        <w:t>ment. After computing the results from Experiment 3 into a complete dataset, and combining the results to the original sentences, we imported important libraries as shown below;</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drawing>
          <wp:inline distT="114300" distB="114300" distL="114300" distR="114300">
            <wp:extent cx="5943600" cy="8382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5943600" cy="838200"/>
                    </a:xfrm>
                    <a:prstGeom prst="rect">
                      <a:avLst/>
                    </a:prstGeom>
                    <a:ln/>
                  </pic:spPr>
                </pic:pic>
              </a:graphicData>
            </a:graphic>
          </wp:inline>
        </w:drawing>
      </w:r>
    </w:p>
    <w:p w:rsidR="00237E0E" w:rsidRPr="008E00CD" w:rsidRDefault="00237E0E">
      <w:pPr>
        <w:rPr>
          <w:rFonts w:asciiTheme="minorHAnsi" w:hAnsiTheme="minorHAnsi"/>
          <w:sz w:val="24"/>
          <w:szCs w:val="24"/>
          <w:shd w:val="clear" w:color="auto" w:fill="FCFCFC"/>
        </w:rPr>
      </w:pP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We initialized the H2O server as shown below;</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drawing>
          <wp:inline distT="114300" distB="114300" distL="114300" distR="114300">
            <wp:extent cx="5943600" cy="44577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943600" cy="4457700"/>
                    </a:xfrm>
                    <a:prstGeom prst="rect">
                      <a:avLst/>
                    </a:prstGeom>
                    <a:ln/>
                  </pic:spPr>
                </pic:pic>
              </a:graphicData>
            </a:graphic>
          </wp:inline>
        </w:drawing>
      </w: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 xml:space="preserve">We load the dataset to the </w:t>
      </w:r>
      <w:r w:rsidRPr="008E00CD">
        <w:rPr>
          <w:rFonts w:asciiTheme="minorHAnsi" w:hAnsiTheme="minorHAnsi"/>
          <w:sz w:val="24"/>
          <w:szCs w:val="24"/>
          <w:shd w:val="clear" w:color="auto" w:fill="FCFCFC"/>
        </w:rPr>
        <w:t>environment as shown below and we split into train and test;</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lastRenderedPageBreak/>
        <w:drawing>
          <wp:inline distT="114300" distB="114300" distL="114300" distR="114300">
            <wp:extent cx="5943600" cy="120650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a:srcRect/>
                    <a:stretch>
                      <a:fillRect/>
                    </a:stretch>
                  </pic:blipFill>
                  <pic:spPr>
                    <a:xfrm>
                      <a:off x="0" y="0"/>
                      <a:ext cx="5943600" cy="1206500"/>
                    </a:xfrm>
                    <a:prstGeom prst="rect">
                      <a:avLst/>
                    </a:prstGeom>
                    <a:ln/>
                  </pic:spPr>
                </pic:pic>
              </a:graphicData>
            </a:graphic>
          </wp:inline>
        </w:drawing>
      </w: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Visualizing the top rows of the training dataset.</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drawing>
          <wp:inline distT="114300" distB="114300" distL="114300" distR="114300">
            <wp:extent cx="5943600" cy="23495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5943600" cy="2349500"/>
                    </a:xfrm>
                    <a:prstGeom prst="rect">
                      <a:avLst/>
                    </a:prstGeom>
                    <a:ln/>
                  </pic:spPr>
                </pic:pic>
              </a:graphicData>
            </a:graphic>
          </wp:inline>
        </w:drawing>
      </w: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We split the training data into x and y and we test 100 models on the dataset as shown below;</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drawing>
          <wp:inline distT="114300" distB="114300" distL="114300" distR="114300">
            <wp:extent cx="5943600" cy="18542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5943600" cy="1854200"/>
                    </a:xfrm>
                    <a:prstGeom prst="rect">
                      <a:avLst/>
                    </a:prstGeom>
                    <a:ln/>
                  </pic:spPr>
                </pic:pic>
              </a:graphicData>
            </a:graphic>
          </wp:inline>
        </w:drawing>
      </w: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We visualize some of the top models as shown below;</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lastRenderedPageBreak/>
        <w:drawing>
          <wp:inline distT="114300" distB="114300" distL="114300" distR="114300">
            <wp:extent cx="5943600" cy="3746500"/>
            <wp:effectExtent l="0" t="0" r="0" b="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rcRect/>
                    <a:stretch>
                      <a:fillRect/>
                    </a:stretch>
                  </pic:blipFill>
                  <pic:spPr>
                    <a:xfrm>
                      <a:off x="0" y="0"/>
                      <a:ext cx="5943600" cy="3746500"/>
                    </a:xfrm>
                    <a:prstGeom prst="rect">
                      <a:avLst/>
                    </a:prstGeom>
                    <a:ln/>
                  </pic:spPr>
                </pic:pic>
              </a:graphicData>
            </a:graphic>
          </wp:inline>
        </w:drawing>
      </w:r>
    </w:p>
    <w:p w:rsidR="00237E0E" w:rsidRPr="008E00CD" w:rsidRDefault="00237E0E">
      <w:pPr>
        <w:rPr>
          <w:rFonts w:asciiTheme="minorHAnsi" w:hAnsiTheme="minorHAnsi"/>
          <w:sz w:val="24"/>
          <w:szCs w:val="24"/>
          <w:shd w:val="clear" w:color="auto" w:fill="FCFCFC"/>
        </w:rPr>
      </w:pP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We load the testing dataset to the H2O environment, and then we test the best model on the dataset as shown below;</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drawing>
          <wp:inline distT="114300" distB="114300" distL="114300" distR="114300">
            <wp:extent cx="5943600" cy="25400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a:stretch>
                      <a:fillRect/>
                    </a:stretch>
                  </pic:blipFill>
                  <pic:spPr>
                    <a:xfrm>
                      <a:off x="0" y="0"/>
                      <a:ext cx="5943600" cy="2540000"/>
                    </a:xfrm>
                    <a:prstGeom prst="rect">
                      <a:avLst/>
                    </a:prstGeom>
                    <a:ln/>
                  </pic:spPr>
                </pic:pic>
              </a:graphicData>
            </a:graphic>
          </wp:inline>
        </w:drawing>
      </w:r>
    </w:p>
    <w:p w:rsidR="00237E0E" w:rsidRPr="008E00CD" w:rsidRDefault="008E00CD">
      <w:pPr>
        <w:rPr>
          <w:rFonts w:asciiTheme="minorHAnsi" w:hAnsiTheme="minorHAnsi"/>
          <w:sz w:val="24"/>
          <w:szCs w:val="24"/>
          <w:shd w:val="clear" w:color="auto" w:fill="FCFCFC"/>
        </w:rPr>
      </w:pPr>
      <w:r w:rsidRPr="008E00CD">
        <w:rPr>
          <w:rFonts w:asciiTheme="minorHAnsi" w:hAnsiTheme="minorHAnsi"/>
          <w:sz w:val="24"/>
          <w:szCs w:val="24"/>
          <w:shd w:val="clear" w:color="auto" w:fill="FCFCFC"/>
        </w:rPr>
        <w:t>Testing the best model on the test dataset</w:t>
      </w:r>
    </w:p>
    <w:p w:rsidR="00237E0E" w:rsidRPr="008E00CD" w:rsidRDefault="008E00CD">
      <w:pPr>
        <w:rPr>
          <w:rFonts w:asciiTheme="minorHAnsi" w:hAnsiTheme="minorHAnsi"/>
          <w:sz w:val="24"/>
          <w:szCs w:val="24"/>
          <w:shd w:val="clear" w:color="auto" w:fill="FCFCFC"/>
        </w:rPr>
      </w:pPr>
      <w:r w:rsidRPr="008E00CD">
        <w:rPr>
          <w:rFonts w:asciiTheme="minorHAnsi" w:hAnsiTheme="minorHAnsi"/>
          <w:noProof/>
          <w:sz w:val="24"/>
          <w:szCs w:val="24"/>
          <w:shd w:val="clear" w:color="auto" w:fill="FCFCFC"/>
          <w:lang w:val="en-US"/>
        </w:rPr>
        <w:lastRenderedPageBreak/>
        <w:drawing>
          <wp:inline distT="114300" distB="114300" distL="114300" distR="114300">
            <wp:extent cx="5943600" cy="2501900"/>
            <wp:effectExtent l="0" t="0" r="0" b="0"/>
            <wp:docPr id="5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9"/>
                    <a:srcRect/>
                    <a:stretch>
                      <a:fillRect/>
                    </a:stretch>
                  </pic:blipFill>
                  <pic:spPr>
                    <a:xfrm>
                      <a:off x="0" y="0"/>
                      <a:ext cx="5943600" cy="2501900"/>
                    </a:xfrm>
                    <a:prstGeom prst="rect">
                      <a:avLst/>
                    </a:prstGeom>
                    <a:ln/>
                  </pic:spPr>
                </pic:pic>
              </a:graphicData>
            </a:graphic>
          </wp:inline>
        </w:drawing>
      </w:r>
    </w:p>
    <w:p w:rsidR="00237E0E" w:rsidRPr="008E00CD" w:rsidRDefault="00237E0E">
      <w:pPr>
        <w:rPr>
          <w:rFonts w:asciiTheme="minorHAnsi" w:hAnsiTheme="minorHAnsi"/>
          <w:sz w:val="24"/>
          <w:szCs w:val="24"/>
          <w:shd w:val="clear" w:color="auto" w:fill="FCFCFC"/>
        </w:rPr>
      </w:pPr>
    </w:p>
    <w:p w:rsidR="00237E0E" w:rsidRPr="008E00CD" w:rsidRDefault="00237E0E">
      <w:pPr>
        <w:rPr>
          <w:rFonts w:asciiTheme="minorHAnsi" w:hAnsiTheme="minorHAnsi"/>
          <w:sz w:val="24"/>
          <w:szCs w:val="24"/>
        </w:rPr>
      </w:pPr>
    </w:p>
    <w:p w:rsidR="00237E0E" w:rsidRPr="008E00CD" w:rsidRDefault="00237E0E">
      <w:pPr>
        <w:rPr>
          <w:rFonts w:asciiTheme="minorHAnsi" w:hAnsiTheme="minorHAnsi"/>
          <w:sz w:val="24"/>
          <w:szCs w:val="24"/>
        </w:rPr>
      </w:pPr>
    </w:p>
    <w:p w:rsidR="00237E0E" w:rsidRPr="008E00CD" w:rsidRDefault="008E00CD">
      <w:pPr>
        <w:rPr>
          <w:rFonts w:asciiTheme="minorHAnsi" w:hAnsiTheme="minorHAnsi"/>
          <w:sz w:val="24"/>
          <w:szCs w:val="24"/>
        </w:rPr>
      </w:pPr>
      <w:r w:rsidRPr="008E00CD">
        <w:rPr>
          <w:rFonts w:asciiTheme="minorHAnsi" w:hAnsiTheme="minorHAnsi"/>
          <w:sz w:val="24"/>
          <w:szCs w:val="24"/>
        </w:rPr>
        <w:t>References</w:t>
      </w:r>
    </w:p>
    <w:p w:rsidR="00237E0E" w:rsidRPr="008E00CD" w:rsidRDefault="008E00CD">
      <w:pPr>
        <w:numPr>
          <w:ilvl w:val="0"/>
          <w:numId w:val="2"/>
        </w:numPr>
        <w:rPr>
          <w:rFonts w:asciiTheme="minorHAnsi" w:hAnsiTheme="minorHAnsi"/>
          <w:sz w:val="24"/>
          <w:szCs w:val="24"/>
        </w:rPr>
      </w:pPr>
      <w:hyperlink r:id="rId70">
        <w:r w:rsidRPr="008E00CD">
          <w:rPr>
            <w:rFonts w:asciiTheme="minorHAnsi" w:hAnsiTheme="minorHAnsi"/>
            <w:sz w:val="24"/>
            <w:szCs w:val="24"/>
            <w:u w:val="single"/>
          </w:rPr>
          <w:t>https://medium.freecodecamp.org/an-introduction-to-bag-of-words-and-how-to-code-it-in-python-for-nlp-282e87a9da04</w:t>
        </w:r>
      </w:hyperlink>
    </w:p>
    <w:p w:rsidR="00237E0E" w:rsidRPr="008E00CD" w:rsidRDefault="008E00CD">
      <w:pPr>
        <w:numPr>
          <w:ilvl w:val="0"/>
          <w:numId w:val="2"/>
        </w:numPr>
        <w:rPr>
          <w:rFonts w:asciiTheme="minorHAnsi" w:hAnsiTheme="minorHAnsi"/>
          <w:sz w:val="24"/>
          <w:szCs w:val="24"/>
        </w:rPr>
      </w:pPr>
      <w:hyperlink r:id="rId71">
        <w:r w:rsidRPr="008E00CD">
          <w:rPr>
            <w:rFonts w:asciiTheme="minorHAnsi" w:hAnsiTheme="minorHAnsi"/>
            <w:sz w:val="24"/>
            <w:szCs w:val="24"/>
            <w:u w:val="single"/>
          </w:rPr>
          <w:t>https://aws.amazon.com/comprehend/</w:t>
        </w:r>
      </w:hyperlink>
    </w:p>
    <w:p w:rsidR="00237E0E" w:rsidRPr="008E00CD" w:rsidRDefault="008E00CD">
      <w:pPr>
        <w:numPr>
          <w:ilvl w:val="0"/>
          <w:numId w:val="2"/>
        </w:numPr>
        <w:rPr>
          <w:rFonts w:asciiTheme="minorHAnsi" w:hAnsiTheme="minorHAnsi"/>
          <w:sz w:val="24"/>
          <w:szCs w:val="24"/>
        </w:rPr>
      </w:pPr>
      <w:hyperlink r:id="rId72">
        <w:r w:rsidRPr="008E00CD">
          <w:rPr>
            <w:rFonts w:asciiTheme="minorHAnsi" w:hAnsiTheme="minorHAnsi"/>
            <w:sz w:val="24"/>
            <w:szCs w:val="24"/>
            <w:u w:val="single"/>
          </w:rPr>
          <w:t>https://medium.com/analytics-vidhya/gentle-introduction-to-automl-from-h2o-ai-a42b393b4ba2</w:t>
        </w:r>
      </w:hyperlink>
    </w:p>
    <w:p w:rsidR="00237E0E" w:rsidRPr="008E00CD" w:rsidRDefault="00237E0E">
      <w:pPr>
        <w:numPr>
          <w:ilvl w:val="0"/>
          <w:numId w:val="2"/>
        </w:numPr>
        <w:rPr>
          <w:rFonts w:asciiTheme="minorHAnsi" w:hAnsiTheme="minorHAnsi"/>
          <w:sz w:val="24"/>
          <w:szCs w:val="24"/>
        </w:rPr>
      </w:pPr>
    </w:p>
    <w:p w:rsidR="00237E0E" w:rsidRPr="008E00CD" w:rsidRDefault="00237E0E">
      <w:pPr>
        <w:rPr>
          <w:rFonts w:asciiTheme="minorHAnsi" w:hAnsiTheme="minorHAnsi"/>
          <w:sz w:val="24"/>
          <w:szCs w:val="24"/>
        </w:rPr>
      </w:pPr>
    </w:p>
    <w:sectPr w:rsidR="00237E0E" w:rsidRPr="008E00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DC47F1"/>
    <w:multiLevelType w:val="multilevel"/>
    <w:tmpl w:val="3C784CA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BC3AAC"/>
    <w:multiLevelType w:val="multilevel"/>
    <w:tmpl w:val="4A5E8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88C5F6C"/>
    <w:multiLevelType w:val="multilevel"/>
    <w:tmpl w:val="1B804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237E0E"/>
    <w:rsid w:val="00237E0E"/>
    <w:rsid w:val="008E0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2CC4"/>
  <w15:docId w15:val="{4ABDD1F5-EE98-4E23-87D8-0AC9223D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hyperlink" Target="https://aws.amazon.com/comprehend/"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medium.com/analytics-vidhya/gentle-introduction-to-automl-from-h2o-ai-a42b393b4ba2"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medium.freecodecamp.org/an-introduction-to-bag-of-words-and-how-to-code-it-in-python-for-nlp-282e87a9da04"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32</Pages>
  <Words>1481</Words>
  <Characters>8445</Characters>
  <Application>Microsoft Office Word</Application>
  <DocSecurity>0</DocSecurity>
  <Lines>70</Lines>
  <Paragraphs>19</Paragraphs>
  <ScaleCrop>false</ScaleCrop>
  <Company>Amazon Corporate</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Kiriibwa, Byron</cp:lastModifiedBy>
  <cp:revision>2</cp:revision>
  <dcterms:created xsi:type="dcterms:W3CDTF">2019-03-29T01:45:00Z</dcterms:created>
  <dcterms:modified xsi:type="dcterms:W3CDTF">2019-03-29T01:47:00Z</dcterms:modified>
</cp:coreProperties>
</file>